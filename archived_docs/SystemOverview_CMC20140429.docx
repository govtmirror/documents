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E91244" w:rsidRDefault="00E76B90" w:rsidP="00E91244">
      <w:pPr>
        <w:pStyle w:val="Title"/>
      </w:pPr>
      <w:r w:rsidRPr="00E91244">
        <w:t>System Design</w:t>
      </w:r>
      <w:r w:rsidR="00C70F26">
        <w:t xml:space="preserve"> Framework</w:t>
      </w:r>
      <w:r w:rsidRPr="00E91244">
        <w:t xml:space="preserve"> for National Geothermal Data System</w:t>
      </w:r>
    </w:p>
    <w:p w14:paraId="3ED56652" w14:textId="77777777" w:rsidR="00C70F26" w:rsidRDefault="00C70F26" w:rsidP="00E57E08">
      <w:r>
        <w:t>USGIN development team, S.M Richard, editor</w:t>
      </w:r>
    </w:p>
    <w:p w14:paraId="3ED56653" w14:textId="77777777" w:rsidR="00C70F26" w:rsidRDefault="00C70F26" w:rsidP="00E57E08">
      <w:r>
        <w:t xml:space="preserve">For review by the </w:t>
      </w:r>
      <w:r w:rsidRPr="00C70F26">
        <w:t>Geothermal Data System Development and Population Working Group</w:t>
      </w:r>
    </w:p>
    <w:p w14:paraId="3ED56654" w14:textId="77777777" w:rsidR="00E76B90" w:rsidRPr="00E57E08" w:rsidRDefault="00C70F26" w:rsidP="00E57E08">
      <w:r>
        <w:t>August 31, 2011</w:t>
      </w:r>
    </w:p>
    <w:p w14:paraId="3ED56655" w14:textId="77777777" w:rsidR="00E76B90" w:rsidRDefault="00E76B90" w:rsidP="00DF5CEE">
      <w:pPr>
        <w:pStyle w:val="Heading1"/>
      </w:pPr>
      <w:r>
        <w:t>Introduction</w:t>
      </w:r>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geoinformatics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Department of Energy Funding Opportunity Announcemnt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thermal resources such as hydrothermal, geopressured,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lastRenderedPageBreak/>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088CE661" w:rsidR="00E76B90" w:rsidRDefault="00E76B90">
      <w:r>
        <w:t xml:space="preserve">Resources (e.g. data, metadata, catalogs, services, tools) are made accessible through the system by creating metadata conforming to a shared content model and </w:t>
      </w:r>
      <w:ins w:id="0" w:author="Christy Caudill" w:date="2014-04-29T13:09:00Z">
        <w:r w:rsidR="00967C32">
          <w:t>sharing them through</w:t>
        </w:r>
      </w:ins>
      <w:del w:id="1" w:author="Christy Caudill" w:date="2014-04-29T13:09:00Z">
        <w:r w:rsidDel="00967C32">
          <w:delText xml:space="preserve">inserting them into </w:delText>
        </w:r>
      </w:del>
      <w:r>
        <w:t xml:space="preserve">the </w:t>
      </w:r>
      <w:del w:id="2" w:author="Christy Caudill" w:date="2014-04-29T13:10:00Z">
        <w:r w:rsidDel="00967C32">
          <w:delText>catalog system</w:delText>
        </w:r>
      </w:del>
      <w:ins w:id="3" w:author="Christy Caudill" w:date="2014-04-29T13:10:00Z">
        <w:r w:rsidR="00967C32">
          <w:t>main metadata aggregator</w:t>
        </w:r>
      </w:ins>
      <w:del w:id="4" w:author="Christy Caudill" w:date="2014-04-29T13:10:00Z">
        <w:r w:rsidDel="00967C32">
          <w:delText>.</w:delText>
        </w:r>
      </w:del>
      <w:r>
        <w:t xml:space="preserve"> The metadata provide </w:t>
      </w:r>
      <w:r w:rsidR="000F2854">
        <w:t>information d</w:t>
      </w:r>
      <w:r w:rsidR="000F2854">
        <w:t>e</w:t>
      </w:r>
      <w:r w:rsidR="000F2854">
        <w:t>scribing</w:t>
      </w:r>
      <w:r>
        <w:t xml:space="preserve"> resources that can be indexed for discovery by search engines, information about prov</w:t>
      </w:r>
      <w:r>
        <w:t>e</w:t>
      </w:r>
      <w:r>
        <w:t>nance and quality of the resource so users can evaluate the resource for their application, and i</w:t>
      </w:r>
      <w:r>
        <w:t>n</w:t>
      </w:r>
      <w:r>
        <w:t>formation describing how to access the resource. The access instructions should be in a format that can be utilized by software clients to automate the access process and minimize the amount of user i</w:t>
      </w:r>
      <w:r>
        <w:t>n</w:t>
      </w:r>
      <w:r>
        <w:t xml:space="preserve">teraction required to bring the resource to their desktop. </w:t>
      </w:r>
    </w:p>
    <w:p w14:paraId="3ED5666B" w14:textId="3C723678" w:rsidR="00E76B90" w:rsidRDefault="00550AE3">
      <w:ins w:id="5" w:author="Christy Caudill" w:date="2014-04-29T13:11:00Z">
        <w:r>
          <w:t xml:space="preserve">The main aggregator at </w:t>
        </w:r>
      </w:ins>
      <w:ins w:id="6" w:author="Christy Caudill" w:date="2014-04-29T13:12:00Z">
        <w:r>
          <w:fldChar w:fldCharType="begin"/>
        </w:r>
        <w:r>
          <w:instrText xml:space="preserve"> HYPERLINK "</w:instrText>
        </w:r>
        <w:r w:rsidRPr="00550AE3">
          <w:instrText>http://www.geothermaldata.org</w:instrText>
        </w:r>
        <w:r>
          <w:instrText xml:space="preserve">" </w:instrText>
        </w:r>
        <w:r>
          <w:fldChar w:fldCharType="separate"/>
        </w:r>
        <w:r w:rsidRPr="00663DC3">
          <w:rPr>
            <w:rStyle w:val="Hyperlink"/>
          </w:rPr>
          <w:t>http://www.geothermaldata.org</w:t>
        </w:r>
        <w:r>
          <w:fldChar w:fldCharType="end"/>
        </w:r>
        <w:r>
          <w:t xml:space="preserve"> is</w:t>
        </w:r>
      </w:ins>
      <w:del w:id="7" w:author="Christy Caudill" w:date="2014-04-29T13:11:00Z">
        <w:r w:rsidR="00E76B90" w:rsidDel="00550AE3">
          <w:delText>Users should be able to search all r</w:delText>
        </w:r>
        <w:r w:rsidR="00E76B90" w:rsidDel="00550AE3">
          <w:delText>e</w:delText>
        </w:r>
        <w:r w:rsidR="00E76B90" w:rsidDel="00550AE3">
          <w:delText xml:space="preserve">sources in the system through </w:delText>
        </w:r>
      </w:del>
      <w:r w:rsidR="00E76B90">
        <w:t>a single search client</w:t>
      </w:r>
      <w:ins w:id="8" w:author="Christy Caudill" w:date="2014-04-29T13:12:00Z">
        <w:r>
          <w:t xml:space="preserve"> for users to search all resources in the sy</w:t>
        </w:r>
        <w:r>
          <w:t>s</w:t>
        </w:r>
        <w:r>
          <w:t>tem</w:t>
        </w:r>
      </w:ins>
      <w:r w:rsidR="00F05722">
        <w:t>. Any search client that implements the system catalog service profile should be able to co</w:t>
      </w:r>
      <w:r w:rsidR="00F05722">
        <w:t>n</w:t>
      </w:r>
      <w:r w:rsidR="00F05722">
        <w:t>duct search against any system catalog that also implements the profile</w:t>
      </w:r>
      <w:r w:rsidR="00E76B90">
        <w:t>. This means that there can be multiple portals and client applications for accessing system resources; it requires that a single client can search different catalogs in the system without the user having to reconfigure the sof</w:t>
      </w:r>
      <w:r w:rsidR="00E76B90">
        <w:t>t</w:t>
      </w:r>
      <w:r w:rsidR="00E76B90">
        <w:t>ware.</w:t>
      </w:r>
    </w:p>
    <w:p w14:paraId="3ED5666C" w14:textId="77777777" w:rsidR="00E76B90" w:rsidRDefault="00E76B90">
      <w:r>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Default="00E76B90">
      <w:r>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77777777" w:rsidR="00E76B90" w:rsidRPr="00617D6E" w:rsidRDefault="00E76B90">
      <w:r>
        <w:t>The following bullet points are extracted from the original project proposal and subsequent SOPO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w:t>
      </w:r>
      <w:r w:rsidR="006D2863">
        <w:lastRenderedPageBreak/>
        <w:t>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ins w:id="9" w:author="Christy Caudill" w:date="2014-04-29T13:32:00Z">
        <w:r w:rsidR="00F2757A">
          <w:t>, or ‘information exchanges</w:t>
        </w:r>
      </w:ins>
      <w:ins w:id="10" w:author="Christy Caudill" w:date="2014-04-29T13:33:00Z">
        <w:r w:rsidR="00F2757A">
          <w:t>’</w:t>
        </w:r>
      </w:ins>
      <w:r w:rsidR="00E76B90">
        <w:t xml:space="preserve"> when it is made available on the web. </w:t>
      </w:r>
      <w:r w:rsidR="003B7065">
        <w:t>Because of its enhanced utility in a standardized format, management and preservation of the d</w:t>
      </w:r>
      <w:r w:rsidR="003B7065">
        <w:t>a</w:t>
      </w:r>
      <w:r w:rsidR="003B7065">
        <w:t>ta are more strongly motivated.</w:t>
      </w:r>
    </w:p>
    <w:p w14:paraId="3ED56687" w14:textId="4FEFE92E" w:rsidR="00E76B90" w:rsidRDefault="00E76B90">
      <w:r>
        <w:t>This requires education of the data providers/publishers on the use of the</w:t>
      </w:r>
      <w:del w:id="11" w:author="Christy Caudill" w:date="2014-04-29T13:33:00Z">
        <w:r w:rsidDel="00F2757A">
          <w:delText xml:space="preserve"> </w:delText>
        </w:r>
      </w:del>
      <w:ins w:id="12" w:author="Christy Caudill" w:date="2014-04-29T13:33:00Z">
        <w:r w:rsidR="00F2757A">
          <w:t>information exchan</w:t>
        </w:r>
        <w:r w:rsidR="00F2757A">
          <w:t>g</w:t>
        </w:r>
        <w:r w:rsidR="00F2757A">
          <w:t>es</w:t>
        </w:r>
      </w:ins>
      <w:del w:id="13" w:author="Christy Caudill" w:date="2014-04-29T13:33:00Z">
        <w:r w:rsidDel="00F2757A">
          <w:delText>integration formats</w:delText>
        </w:r>
      </w:del>
      <w:r>
        <w:t xml:space="preserve">, but results in a larger community of IT personnel who know how to get data into and out of the </w:t>
      </w:r>
      <w:ins w:id="14" w:author="Christy Caudill" w:date="2014-04-29T13:33:00Z">
        <w:r w:rsidR="00F2757A">
          <w:t>information exchanges</w:t>
        </w:r>
      </w:ins>
      <w:del w:id="15" w:author="Christy Caudill" w:date="2014-04-29T13:33:00Z">
        <w:r w:rsidDel="00F2757A">
          <w:delText>integration format</w:delText>
        </w:r>
      </w:del>
      <w:r>
        <w:t xml:space="preserve">. </w:t>
      </w:r>
      <w:r w:rsidR="003B7065">
        <w:t xml:space="preserve">Mapping </w:t>
      </w:r>
      <w:r w:rsidR="009E4FD6">
        <w:t>data</w:t>
      </w:r>
      <w:r w:rsidR="003B7065">
        <w:t xml:space="preserve"> into an inte</w:t>
      </w:r>
      <w:r w:rsidR="003B7065">
        <w:t>r</w:t>
      </w:r>
      <w:r w:rsidR="003B7065">
        <w:t xml:space="preserve">change format </w:t>
      </w:r>
      <w:r w:rsidR="00CC4884">
        <w:t xml:space="preserve">is likely to be </w:t>
      </w:r>
      <w:r w:rsidR="003B7065">
        <w:t xml:space="preserve">done more accurately by those who originate the </w:t>
      </w:r>
      <w:r w:rsidR="009E4FD6">
        <w:t>data working in conjunction with data managers who understand the interchange formats</w:t>
      </w:r>
      <w:r w:rsidR="00CC4884">
        <w:t xml:space="preserve">.  </w:t>
      </w:r>
      <w:r>
        <w:t>The net effect is a greater likelihood that the federated information system using the documented interchange fo</w:t>
      </w:r>
      <w:r>
        <w:t>r</w:t>
      </w:r>
      <w:r>
        <w:t xml:space="preserve">mats will outlast any particular researcher, data provider, project, or agency. </w:t>
      </w:r>
      <w:r w:rsidR="009E4FD6">
        <w:t xml:space="preserve">HTML on HTTP, </w:t>
      </w:r>
      <w:r w:rsidR="00CC4884">
        <w:t>NetCDF</w:t>
      </w:r>
      <w:r w:rsidR="009E4FD6">
        <w:t>, and XML</w:t>
      </w:r>
      <w:r>
        <w:t xml:space="preserve"> are examples of data integration formats that have achieved wide usage and long term us</w:t>
      </w:r>
      <w:r>
        <w:t>e</w:t>
      </w:r>
      <w:r>
        <w:t xml:space="preserv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7AE03A3D"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ins w:id="16" w:author="Christy Caudill" w:date="2014-04-29T13:38:00Z">
        <w:r w:rsidR="00137C03">
          <w:t xml:space="preserve"> orignially</w:t>
        </w:r>
      </w:ins>
      <w:r>
        <w:t xml:space="preserve"> </w:t>
      </w:r>
      <w:del w:id="17" w:author="Christy Caudill" w:date="2014-04-29T13:38:00Z">
        <w:r w:rsidDel="00137C03">
          <w:delText>will need to</w:delText>
        </w:r>
      </w:del>
      <w:r>
        <w:t xml:space="preserve"> develop</w:t>
      </w:r>
      <w:ins w:id="18" w:author="Christy Caudill" w:date="2014-04-29T13:38:00Z">
        <w:r w:rsidR="00137C03">
          <w:t>ed</w:t>
        </w:r>
      </w:ins>
      <w:r>
        <w:t xml:space="preserve"> </w:t>
      </w:r>
      <w:ins w:id="19" w:author="Christy Caudill" w:date="2014-04-29T13:38:00Z">
        <w:r w:rsidR="00137C03">
          <w:t xml:space="preserve">information exchanges based on input from experts in the geothermal community, but now that process has moved to the broader community. </w:t>
        </w:r>
      </w:ins>
      <w:del w:id="20" w:author="Christy Caudill" w:date="2014-04-29T13:40:00Z">
        <w:r w:rsidDel="00137C03">
          <w:delText>p</w:delText>
        </w:r>
      </w:del>
      <w:ins w:id="21" w:author="Christy Caudill" w:date="2014-04-29T13:40:00Z">
        <w:r w:rsidR="00137C03">
          <w:t>P</w:t>
        </w:r>
      </w:ins>
      <w:r>
        <w:t>olicies</w:t>
      </w:r>
      <w:ins w:id="22" w:author="Christy Caudill" w:date="2014-04-29T13:40:00Z">
        <w:r w:rsidR="00137C03">
          <w:t xml:space="preserve"> regarding d</w:t>
        </w:r>
        <w:r w:rsidR="00137C03">
          <w:t>e</w:t>
        </w:r>
        <w:r w:rsidR="00137C03">
          <w:t>fining new, relevant information exchanges</w:t>
        </w:r>
      </w:ins>
      <w:r>
        <w:t xml:space="preserve"> </w:t>
      </w:r>
      <w:ins w:id="23" w:author="Christy Caudill" w:date="2014-04-29T13:40:00Z">
        <w:r w:rsidR="00137C03">
          <w:t>and</w:t>
        </w:r>
      </w:ins>
      <w:del w:id="24" w:author="Christy Caudill" w:date="2014-04-29T13:40:00Z">
        <w:r w:rsidDel="00137C03">
          <w:delText>to</w:delText>
        </w:r>
      </w:del>
      <w:r>
        <w:t xml:space="preserve"> determin</w:t>
      </w:r>
      <w:ins w:id="25" w:author="Christy Caudill" w:date="2014-04-29T13:40:00Z">
        <w:r w:rsidR="00137C03">
          <w:t>ing</w:t>
        </w:r>
      </w:ins>
      <w:del w:id="26" w:author="Christy Caudill" w:date="2014-04-29T13:40:00Z">
        <w:r w:rsidDel="00137C03">
          <w:delText>e</w:delText>
        </w:r>
      </w:del>
      <w:r>
        <w:t xml:space="preserve"> what data should be presented in </w:t>
      </w:r>
      <w:ins w:id="27" w:author="Christy Caudill" w:date="2014-04-29T13:41:00Z">
        <w:r w:rsidR="00137C03">
          <w:t>and in what formats,</w:t>
        </w:r>
      </w:ins>
      <w:del w:id="28" w:author="Christy Caudill" w:date="2014-04-29T13:41:00Z">
        <w:r w:rsidDel="00137C03">
          <w:delText>the data integration format (along with any other formats that the data pu</w:delText>
        </w:r>
        <w:r w:rsidDel="00137C03">
          <w:delText>b</w:delText>
        </w:r>
        <w:r w:rsidDel="00137C03">
          <w:delText>lisher wants to use), and</w:delText>
        </w:r>
      </w:del>
      <w:ins w:id="29" w:author="Christy Caudill" w:date="2014-04-29T13:41:00Z">
        <w:r w:rsidR="00137C03">
          <w:t>as well as</w:t>
        </w:r>
      </w:ins>
      <w:r>
        <w:t xml:space="preserve"> what data are specialized to a degree that data integration by the providers is not warranted</w:t>
      </w:r>
      <w:ins w:id="30" w:author="Christy Caudill" w:date="2014-04-29T13:42:00Z">
        <w:r w:rsidR="00137C03">
          <w:t xml:space="preserve"> for the broader system are determined by the users of the system</w:t>
        </w:r>
      </w:ins>
      <w:r>
        <w:t xml:space="preserve">. </w:t>
      </w:r>
      <w:r>
        <w:lastRenderedPageBreak/>
        <w:t>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t>Requirements</w:t>
      </w:r>
    </w:p>
    <w:p w14:paraId="3ED5668B" w14:textId="6C5E72D8" w:rsidR="00E76B90" w:rsidDel="00B236D6" w:rsidRDefault="00E76B90" w:rsidP="00F05722">
      <w:pPr>
        <w:pStyle w:val="Heading3"/>
        <w:rPr>
          <w:del w:id="31" w:author="Christy Caudill" w:date="2014-04-29T13:55:00Z"/>
        </w:rPr>
      </w:pPr>
      <w:del w:id="32" w:author="Christy Caudill" w:date="2014-04-29T13:55:00Z">
        <w:r w:rsidDel="00B236D6">
          <w:delText>Use cases</w:delText>
        </w:r>
      </w:del>
    </w:p>
    <w:p w14:paraId="3ED5668C" w14:textId="659FA53C" w:rsidR="00E76B90" w:rsidDel="00B236D6" w:rsidRDefault="00E76B90">
      <w:pPr>
        <w:tabs>
          <w:tab w:val="left" w:pos="5085"/>
        </w:tabs>
        <w:rPr>
          <w:del w:id="33" w:author="Christy Caudill" w:date="2014-04-29T13:55:00Z"/>
        </w:rPr>
      </w:pPr>
      <w:del w:id="34" w:author="Christy Caudill" w:date="2014-04-29T13:44:00Z">
        <w:r w:rsidDel="00765C3C">
          <w:delText xml:space="preserve">As a starting point for design of the NGDS, it is important to </w:delText>
        </w:r>
      </w:del>
      <w:del w:id="35" w:author="Christy Caudill" w:date="2014-04-29T13:55:00Z">
        <w:r w:rsidDel="00B236D6">
          <w:delText>define the function of the system</w:delText>
        </w:r>
      </w:del>
      <w:del w:id="36" w:author="Christy Caudill" w:date="2014-04-29T13:44:00Z">
        <w:r w:rsidDel="00765C3C">
          <w:delText>.</w:delText>
        </w:r>
      </w:del>
      <w:del w:id="37" w:author="Christy Caudill" w:date="2014-04-29T13:55:00Z">
        <w:r w:rsidDel="00B236D6">
          <w:delText xml:space="preserve"> </w:delText>
        </w:r>
      </w:del>
      <w:del w:id="38" w:author="Christy Caudill" w:date="2014-04-29T13:45:00Z">
        <w:r w:rsidDel="00765C3C">
          <w:delText>T</w:delText>
        </w:r>
      </w:del>
      <w:del w:id="39" w:author="Christy Caudill" w:date="2014-04-29T13:55:00Z">
        <w:r w:rsidDel="00B236D6">
          <w:delText>he approach taken</w:delText>
        </w:r>
      </w:del>
      <w:del w:id="40" w:author="Christy Caudill" w:date="2014-04-29T13:45:00Z">
        <w:r w:rsidDel="00765C3C">
          <w:delText xml:space="preserve"> is</w:delText>
        </w:r>
      </w:del>
      <w:del w:id="41" w:author="Christy Caudill" w:date="2014-04-29T13:55:00Z">
        <w:r w:rsidDel="00B236D6">
          <w:delText xml:space="preserve"> to present a number of user scenarios or use cases that describe the kind of interaction envisioned for users of the system. This list includes a number of initial use cases co</w:delText>
        </w:r>
        <w:r w:rsidDel="00B236D6">
          <w:delText>l</w:delText>
        </w:r>
        <w:r w:rsidDel="00B236D6">
          <w:delText>lected in a brainstorming session at the kick off meeting in Boise, from the original project pr</w:delText>
        </w:r>
        <w:r w:rsidDel="00B236D6">
          <w:delText>o</w:delText>
        </w:r>
        <w:r w:rsidDel="00B236D6">
          <w:delText>posal</w:delText>
        </w:r>
        <w:r w:rsidR="009E4FD6" w:rsidDel="00B236D6">
          <w:delText>, as well as use cased developed by the AASG Geothermal Data project. These are grouped into data discovery and data access use cases</w:delText>
        </w:r>
        <w:r w:rsidDel="00B236D6">
          <w:delText>.</w:delText>
        </w:r>
        <w:r w:rsidDel="00B236D6">
          <w:tab/>
        </w:r>
      </w:del>
    </w:p>
    <w:p w14:paraId="3ED5668D" w14:textId="3892CBEF" w:rsidR="00F70028" w:rsidDel="00B236D6" w:rsidRDefault="00F70028" w:rsidP="00DF5CEE">
      <w:pPr>
        <w:pStyle w:val="Heading4"/>
        <w:rPr>
          <w:del w:id="42" w:author="Christy Caudill" w:date="2014-04-29T13:55:00Z"/>
        </w:rPr>
      </w:pPr>
      <w:del w:id="43" w:author="Christy Caudill" w:date="2014-04-29T13:55:00Z">
        <w:r w:rsidDel="00B236D6">
          <w:delText>Data access</w:delText>
        </w:r>
      </w:del>
    </w:p>
    <w:p w14:paraId="3ED5668E" w14:textId="73EB9F0A" w:rsidR="00E76B90" w:rsidDel="00B236D6" w:rsidRDefault="00E76B90">
      <w:pPr>
        <w:numPr>
          <w:ilvl w:val="0"/>
          <w:numId w:val="7"/>
        </w:numPr>
        <w:spacing w:after="0"/>
        <w:rPr>
          <w:del w:id="44" w:author="Christy Caudill" w:date="2014-04-29T13:55:00Z"/>
        </w:rPr>
      </w:pPr>
      <w:del w:id="45" w:author="Christy Caudill" w:date="2014-04-29T13:55:00Z">
        <w:r w:rsidDel="00B236D6">
          <w:delText>Get features that locate and describe exploration leases in a particular area defined in the user interface.</w:delText>
        </w:r>
      </w:del>
    </w:p>
    <w:p w14:paraId="3ED5668F" w14:textId="2EFFD10E" w:rsidR="00E76B90" w:rsidDel="00B236D6" w:rsidRDefault="00E76B90">
      <w:pPr>
        <w:numPr>
          <w:ilvl w:val="0"/>
          <w:numId w:val="7"/>
        </w:numPr>
        <w:spacing w:after="0"/>
        <w:rPr>
          <w:del w:id="46" w:author="Christy Caudill" w:date="2014-04-29T13:55:00Z"/>
        </w:rPr>
      </w:pPr>
      <w:del w:id="47" w:author="Christy Caudill" w:date="2014-04-29T13:55:00Z">
        <w:r w:rsidDel="00B236D6">
          <w:delText>Get a map image to add to the user map display that shows all boreholes drilled for a pa</w:delText>
        </w:r>
        <w:r w:rsidDel="00B236D6">
          <w:delText>r</w:delText>
        </w:r>
        <w:r w:rsidDel="00B236D6">
          <w:delText>ticular purpose (geothermal exploration, fluid injection, geothermal fluid production…).</w:delText>
        </w:r>
      </w:del>
    </w:p>
    <w:p w14:paraId="3ED56690" w14:textId="2703CFF8" w:rsidR="00E76B90" w:rsidDel="00B236D6" w:rsidRDefault="00E76B90">
      <w:pPr>
        <w:numPr>
          <w:ilvl w:val="0"/>
          <w:numId w:val="7"/>
        </w:numPr>
        <w:spacing w:after="0"/>
        <w:rPr>
          <w:del w:id="48" w:author="Christy Caudill" w:date="2014-04-29T13:55:00Z"/>
        </w:rPr>
      </w:pPr>
      <w:del w:id="49" w:author="Christy Caudill" w:date="2014-04-29T13:55:00Z">
        <w:r w:rsidDel="00B236D6">
          <w:delText>Get features for borehole collar locations selected based on kinds of information obtained from the boreholes (e.g. neutron density log, core, temperature measurement)</w:delText>
        </w:r>
      </w:del>
    </w:p>
    <w:p w14:paraId="3ED56691" w14:textId="466E3C3F" w:rsidR="00E76B90" w:rsidDel="00B236D6" w:rsidRDefault="00E76B90">
      <w:pPr>
        <w:numPr>
          <w:ilvl w:val="0"/>
          <w:numId w:val="7"/>
        </w:numPr>
        <w:spacing w:after="0"/>
        <w:rPr>
          <w:del w:id="50" w:author="Christy Caudill" w:date="2014-04-29T13:55:00Z"/>
        </w:rPr>
      </w:pPr>
      <w:del w:id="51" w:author="Christy Caudill" w:date="2014-04-29T13:55:00Z">
        <w:r w:rsidDel="00B236D6">
          <w:delText>Get a map image to add to a user map display showing borehole bottom-hole temperature and depth, plotted at the bottom-hole location (x,y,z).</w:delText>
        </w:r>
      </w:del>
    </w:p>
    <w:p w14:paraId="3ED56692" w14:textId="0E0A080B" w:rsidR="00E76B90" w:rsidDel="00B236D6" w:rsidRDefault="00E76B90">
      <w:pPr>
        <w:numPr>
          <w:ilvl w:val="0"/>
          <w:numId w:val="7"/>
        </w:numPr>
        <w:spacing w:after="0"/>
        <w:rPr>
          <w:del w:id="52" w:author="Christy Caudill" w:date="2014-04-29T13:55:00Z"/>
        </w:rPr>
      </w:pPr>
      <w:del w:id="53" w:author="Christy Caudill" w:date="2014-04-29T13:55:00Z">
        <w:r w:rsidDel="00B236D6">
          <w:delText>Get borehole interval feature with measured temperature gradient for that interval (z1, z2, gradient, collar location)</w:delText>
        </w:r>
      </w:del>
    </w:p>
    <w:p w14:paraId="3ED56693" w14:textId="7764A457" w:rsidR="00E76B90" w:rsidDel="00B236D6" w:rsidRDefault="00E76B90">
      <w:pPr>
        <w:numPr>
          <w:ilvl w:val="0"/>
          <w:numId w:val="7"/>
        </w:numPr>
        <w:spacing w:after="0"/>
        <w:rPr>
          <w:del w:id="54" w:author="Christy Caudill" w:date="2014-04-29T13:55:00Z"/>
        </w:rPr>
      </w:pPr>
      <w:del w:id="55" w:author="Christy Caudill" w:date="2014-04-29T13:55:00Z">
        <w:r w:rsidDel="00B236D6">
          <w:delText>Get geothermal spring features with location, a standard set of fluid chemistry data, flow data, and salinity</w:delText>
        </w:r>
      </w:del>
    </w:p>
    <w:p w14:paraId="3ED56694" w14:textId="08082203" w:rsidR="00E76B90" w:rsidDel="00B236D6" w:rsidRDefault="00E76B90">
      <w:pPr>
        <w:numPr>
          <w:ilvl w:val="0"/>
          <w:numId w:val="7"/>
        </w:numPr>
        <w:spacing w:after="0"/>
        <w:rPr>
          <w:del w:id="56" w:author="Christy Caudill" w:date="2014-04-29T13:55:00Z"/>
        </w:rPr>
      </w:pPr>
      <w:del w:id="57" w:author="Christy Caudill" w:date="2014-04-29T13:55:00Z">
        <w:r w:rsidDel="00B236D6">
          <w:delText>Get all the data for an area of interest and make it accessible in a user workspace that can be saved for later use. User should be able to collect data from within a single applic</w:delText>
        </w:r>
        <w:r w:rsidDel="00B236D6">
          <w:delText>a</w:delText>
        </w:r>
        <w:r w:rsidDel="00B236D6">
          <w:delText>tion. Data integration from different sources should be transparent to user.</w:delText>
        </w:r>
      </w:del>
    </w:p>
    <w:p w14:paraId="3ED56695" w14:textId="3B0D75A0" w:rsidR="00E76B90" w:rsidDel="00B236D6" w:rsidRDefault="00E76B90">
      <w:pPr>
        <w:numPr>
          <w:ilvl w:val="0"/>
          <w:numId w:val="7"/>
        </w:numPr>
        <w:spacing w:after="0"/>
        <w:rPr>
          <w:del w:id="58" w:author="Christy Caudill" w:date="2014-04-29T13:55:00Z"/>
        </w:rPr>
      </w:pPr>
      <w:del w:id="59" w:author="Christy Caudill" w:date="2014-04-29T13:55:00Z">
        <w:r w:rsidDel="00B236D6">
          <w:delText xml:space="preserve">Publish a data set to the system, creating metadata and making data set available for other users. System must provide documentation for procedures, and guidance on precision, units and formatting. </w:delText>
        </w:r>
      </w:del>
    </w:p>
    <w:p w14:paraId="3ED56696" w14:textId="6FF9C833" w:rsidR="00E76B90" w:rsidDel="00B236D6" w:rsidRDefault="00E76B90">
      <w:pPr>
        <w:numPr>
          <w:ilvl w:val="0"/>
          <w:numId w:val="7"/>
        </w:numPr>
        <w:tabs>
          <w:tab w:val="left" w:pos="1440"/>
        </w:tabs>
        <w:autoSpaceDE w:val="0"/>
        <w:autoSpaceDN w:val="0"/>
        <w:adjustRightInd w:val="0"/>
        <w:spacing w:after="0"/>
        <w:rPr>
          <w:del w:id="60" w:author="Christy Caudill" w:date="2014-04-29T13:55:00Z"/>
        </w:rPr>
      </w:pPr>
      <w:del w:id="61" w:author="Christy Caudill" w:date="2014-04-29T13:55:00Z">
        <w:r w:rsidDel="00B236D6">
          <w:delText>Calculate financial risk based on weighted properties of geothermal features in a prospe</w:delText>
        </w:r>
        <w:r w:rsidDel="00B236D6">
          <w:delText>c</w:delText>
        </w:r>
        <w:r w:rsidDel="00B236D6">
          <w:delText xml:space="preserve">tive area, along with any other significant factors. </w:delText>
        </w:r>
        <w:r w:rsidDel="00B236D6">
          <w:tab/>
        </w:r>
      </w:del>
    </w:p>
    <w:p w14:paraId="3ED56697" w14:textId="4403A33A" w:rsidR="00E76B90" w:rsidDel="00B236D6" w:rsidRDefault="00E76B90">
      <w:pPr>
        <w:numPr>
          <w:ilvl w:val="0"/>
          <w:numId w:val="7"/>
        </w:numPr>
        <w:tabs>
          <w:tab w:val="left" w:pos="1440"/>
        </w:tabs>
        <w:autoSpaceDE w:val="0"/>
        <w:autoSpaceDN w:val="0"/>
        <w:adjustRightInd w:val="0"/>
        <w:spacing w:after="0"/>
        <w:rPr>
          <w:del w:id="62" w:author="Christy Caudill" w:date="2014-04-29T13:55:00Z"/>
        </w:rPr>
      </w:pPr>
      <w:del w:id="63" w:author="Christy Caudill" w:date="2014-04-29T13:55:00Z">
        <w:r w:rsidDel="00B236D6">
          <w:delText>Adjust geothermal classification criteria, factoring in data quality (based on metadata) a</w:delText>
        </w:r>
        <w:r w:rsidDel="00B236D6">
          <w:delText>s</w:delText>
        </w:r>
        <w:r w:rsidDel="00B236D6">
          <w:delText xml:space="preserve">signed to input for classification. </w:delText>
        </w:r>
      </w:del>
    </w:p>
    <w:p w14:paraId="3ED56698" w14:textId="77777777" w:rsidR="00E76B90" w:rsidRPr="00910897" w:rsidRDefault="00F70028" w:rsidP="00F05722">
      <w:pPr>
        <w:pStyle w:val="Heading4"/>
      </w:pPr>
      <w:r>
        <w:t>Data discovery</w:t>
      </w:r>
    </w:p>
    <w:p w14:paraId="1727D892" w14:textId="77777777" w:rsidR="00B236D6" w:rsidRDefault="00E76B90">
      <w:pPr>
        <w:rPr>
          <w:ins w:id="64" w:author="Christy Caudill" w:date="2014-04-29T14:01:00Z"/>
        </w:rPr>
      </w:pPr>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ples include OGC getCapabilities, WSDL, and ISO 19110 feature catalogs</w:t>
      </w:r>
      <w:ins w:id="65" w:author="Christy Caudill" w:date="2014-04-29T14:01:00Z">
        <w:r w:rsidR="00B236D6">
          <w:t>.</w:t>
        </w:r>
      </w:ins>
      <w:del w:id="66" w:author="Christy Caudill" w:date="2014-04-29T14:01:00Z">
        <w:r w:rsidDel="00B236D6">
          <w:delText>:</w:delText>
        </w:r>
      </w:del>
    </w:p>
    <w:p w14:paraId="5B9C5C47" w14:textId="77777777" w:rsidR="00B236D6" w:rsidRDefault="00B236D6">
      <w:pPr>
        <w:rPr>
          <w:ins w:id="67" w:author="Christy Caudill" w:date="2014-04-29T14:01:00Z"/>
        </w:rPr>
      </w:pPr>
    </w:p>
    <w:p w14:paraId="37C211D6" w14:textId="43EB0786" w:rsidR="00B236D6" w:rsidRDefault="00B236D6">
      <w:pPr>
        <w:rPr>
          <w:ins w:id="68" w:author="Christy Caudill" w:date="2014-04-29T14:01:00Z"/>
        </w:rPr>
      </w:pPr>
      <w:ins w:id="69" w:author="Christy Caudill" w:date="2014-04-29T14:01:00Z">
        <w:r>
          <w:t xml:space="preserve">At the main aggregator </w:t>
        </w:r>
        <w:r>
          <w:fldChar w:fldCharType="begin"/>
        </w:r>
        <w:r>
          <w:instrText xml:space="preserve"> HYPERLINK "</w:instrText>
        </w:r>
        <w:r w:rsidRPr="00B236D6">
          <w:instrText>http://www.geothermaldata.org</w:instrText>
        </w:r>
        <w:r>
          <w:instrText xml:space="preserve">" </w:instrText>
        </w:r>
        <w:r>
          <w:fldChar w:fldCharType="separate"/>
        </w:r>
        <w:r w:rsidRPr="00663DC3">
          <w:rPr>
            <w:rStyle w:val="Hyperlink"/>
          </w:rPr>
          <w:t>http://www.geothermaldata.org</w:t>
        </w:r>
        <w:r>
          <w:fldChar w:fldCharType="end"/>
        </w:r>
      </w:ins>
      <w:ins w:id="70" w:author="Christy Caudill" w:date="2014-04-29T14:06:00Z">
        <w:r w:rsidR="00413CD5">
          <w:t>,</w:t>
        </w:r>
      </w:ins>
      <w:ins w:id="71" w:author="Christy Caudill" w:date="2014-04-29T14:01:00Z">
        <w:r>
          <w:t xml:space="preserve"> data discovery is accomplished in seve</w:t>
        </w:r>
        <w:r>
          <w:t>r</w:t>
        </w:r>
        <w:r>
          <w:t>al ways:</w:t>
        </w:r>
      </w:ins>
    </w:p>
    <w:p w14:paraId="2FD0675E" w14:textId="7993754F" w:rsidR="00B236D6" w:rsidRDefault="00B236D6" w:rsidP="00B236D6">
      <w:pPr>
        <w:pStyle w:val="ListParagraph"/>
        <w:numPr>
          <w:ilvl w:val="0"/>
          <w:numId w:val="8"/>
        </w:numPr>
        <w:rPr>
          <w:ins w:id="72" w:author="Christy Caudill" w:date="2014-04-29T14:02:00Z"/>
        </w:rPr>
        <w:pPrChange w:id="73" w:author="Christy Caudill" w:date="2014-04-29T14:01:00Z">
          <w:pPr/>
        </w:pPrChange>
      </w:pPr>
      <w:ins w:id="74" w:author="Christy Caudill" w:date="2014-04-29T14:02:00Z">
        <w:r>
          <w:t xml:space="preserve">The NGDS </w:t>
        </w:r>
      </w:ins>
      <w:ins w:id="75" w:author="Christy Caudill" w:date="2014-04-29T14:03:00Z">
        <w:r>
          <w:t>M</w:t>
        </w:r>
      </w:ins>
      <w:ins w:id="76" w:author="Christy Caudill" w:date="2014-04-29T14:02:00Z">
        <w:r>
          <w:t xml:space="preserve">ap </w:t>
        </w:r>
      </w:ins>
      <w:ins w:id="77" w:author="Christy Caudill" w:date="2014-04-29T14:03:00Z">
        <w:r>
          <w:t>S</w:t>
        </w:r>
      </w:ins>
      <w:ins w:id="78" w:author="Christy Caudill" w:date="2014-04-29T14:02:00Z">
        <w:r>
          <w:t xml:space="preserve">earch, </w:t>
        </w:r>
        <w:r>
          <w:fldChar w:fldCharType="begin"/>
        </w:r>
        <w:r>
          <w:instrText xml:space="preserve"> HYPERLINK "</w:instrText>
        </w:r>
        <w:r w:rsidRPr="00B236D6">
          <w:instrText>http://www.geothermaldata.org/ngds/map</w:instrText>
        </w:r>
        <w:r>
          <w:instrText xml:space="preserve">" </w:instrText>
        </w:r>
        <w:r>
          <w:fldChar w:fldCharType="separate"/>
        </w:r>
        <w:r w:rsidRPr="00663DC3">
          <w:rPr>
            <w:rStyle w:val="Hyperlink"/>
          </w:rPr>
          <w:t>http://www.geothermaldata.org/ngds/map</w:t>
        </w:r>
        <w:r>
          <w:fldChar w:fldCharType="end"/>
        </w:r>
        <w:r>
          <w:t>, which allows a keyword or drawn bounding box search for GIS data as well as geo-located publications and other r</w:t>
        </w:r>
        <w:r>
          <w:t>e</w:t>
        </w:r>
        <w:r>
          <w:t>sources.</w:t>
        </w:r>
      </w:ins>
    </w:p>
    <w:p w14:paraId="3ED56699" w14:textId="6917E918" w:rsidR="00E76B90" w:rsidRDefault="00B236D6" w:rsidP="00B236D6">
      <w:pPr>
        <w:pStyle w:val="ListParagraph"/>
        <w:numPr>
          <w:ilvl w:val="0"/>
          <w:numId w:val="8"/>
        </w:numPr>
        <w:rPr>
          <w:ins w:id="79" w:author="Christy Caudill" w:date="2014-04-29T14:05:00Z"/>
        </w:rPr>
        <w:pPrChange w:id="80" w:author="Christy Caudill" w:date="2014-04-29T14:01:00Z">
          <w:pPr/>
        </w:pPrChange>
      </w:pPr>
      <w:ins w:id="81" w:author="Christy Caudill" w:date="2014-04-29T14:03:00Z">
        <w:r>
          <w:t xml:space="preserve">The NGDS Library Search, </w:t>
        </w:r>
      </w:ins>
      <w:del w:id="82" w:author="Christy Caudill" w:date="2014-04-29T14:01:00Z">
        <w:r w:rsidR="00E76B90" w:rsidDel="00B236D6">
          <w:delText xml:space="preserve"> </w:delText>
        </w:r>
      </w:del>
      <w:ins w:id="83" w:author="Christy Caudill" w:date="2014-04-29T14:03:00Z">
        <w:r>
          <w:fldChar w:fldCharType="begin"/>
        </w:r>
        <w:r>
          <w:instrText xml:space="preserve"> HYPERLINK "</w:instrText>
        </w:r>
        <w:r w:rsidRPr="00B236D6">
          <w:instrText>http://www.geothermaldata.org/dataset?_tags_limit=0</w:instrText>
        </w:r>
        <w:r>
          <w:instrText xml:space="preserve">" </w:instrText>
        </w:r>
        <w:r>
          <w:fldChar w:fldCharType="separate"/>
        </w:r>
        <w:r w:rsidRPr="00663DC3">
          <w:rPr>
            <w:rStyle w:val="Hyperlink"/>
          </w:rPr>
          <w:t>http://www.geothermaldata.org/dataset?_tags_limit=0</w:t>
        </w:r>
        <w:r>
          <w:fldChar w:fldCharType="end"/>
        </w:r>
        <w:r>
          <w:t>, having keyword as well as facted search functions. The faceted searches can be performed using a</w:t>
        </w:r>
        <w:r>
          <w:t>u</w:t>
        </w:r>
        <w:r>
          <w:t xml:space="preserve">thors, contact, </w:t>
        </w:r>
      </w:ins>
      <w:ins w:id="84" w:author="Christy Caudill" w:date="2014-04-29T14:04:00Z">
        <w:r>
          <w:t>broad categories, and by content model (information exchange types).</w:t>
        </w:r>
      </w:ins>
    </w:p>
    <w:p w14:paraId="55561C47" w14:textId="171962AB" w:rsidR="00B236D6" w:rsidRDefault="00B236D6" w:rsidP="00B236D6">
      <w:pPr>
        <w:pStyle w:val="ListParagraph"/>
        <w:numPr>
          <w:ilvl w:val="1"/>
          <w:numId w:val="8"/>
        </w:numPr>
        <w:rPr>
          <w:ins w:id="85" w:author="Christy Caudill" w:date="2014-04-29T14:06:00Z"/>
        </w:rPr>
        <w:pPrChange w:id="86" w:author="Christy Caudill" w:date="2014-04-29T14:05:00Z">
          <w:pPr/>
        </w:pPrChange>
      </w:pPr>
      <w:ins w:id="87" w:author="Christy Caudill" w:date="2014-04-29T14:05:00Z">
        <w:r>
          <w:t>Search hints, using special terms, wildcard searches, and special characters is avail</w:t>
        </w:r>
        <w:r>
          <w:t>a</w:t>
        </w:r>
        <w:r>
          <w:t xml:space="preserve">ble at </w:t>
        </w:r>
      </w:ins>
      <w:ins w:id="88" w:author="Christy Caudill" w:date="2014-04-29T14:06:00Z">
        <w:r w:rsidR="00413CD5">
          <w:fldChar w:fldCharType="begin"/>
        </w:r>
        <w:r w:rsidR="00413CD5">
          <w:instrText xml:space="preserve"> HYPERLINK "</w:instrText>
        </w:r>
        <w:r w:rsidR="00413CD5" w:rsidRPr="00B236D6">
          <w:instrText>http://ngds.github.io/documents/SearchHints.htm</w:instrText>
        </w:r>
        <w:r w:rsidR="00413CD5">
          <w:instrText xml:space="preserve">" </w:instrText>
        </w:r>
        <w:r w:rsidR="00413CD5">
          <w:fldChar w:fldCharType="separate"/>
        </w:r>
        <w:r w:rsidR="00413CD5" w:rsidRPr="00663DC3">
          <w:rPr>
            <w:rStyle w:val="Hyperlink"/>
          </w:rPr>
          <w:t>http://ngds.github.io/documents/SearchHints.htm</w:t>
        </w:r>
        <w:r w:rsidR="00413CD5">
          <w:fldChar w:fldCharType="end"/>
        </w:r>
        <w:r w:rsidR="00413CD5">
          <w:t>.</w:t>
        </w:r>
      </w:ins>
    </w:p>
    <w:p w14:paraId="784C314C" w14:textId="4B89666B" w:rsidR="00413CD5" w:rsidRDefault="00413CD5" w:rsidP="00413CD5">
      <w:pPr>
        <w:pStyle w:val="ListParagraph"/>
        <w:numPr>
          <w:ilvl w:val="0"/>
          <w:numId w:val="8"/>
        </w:numPr>
        <w:rPr>
          <w:ins w:id="89" w:author="Christy Caudill" w:date="2014-04-29T14:09:00Z"/>
        </w:rPr>
        <w:pPrChange w:id="90" w:author="Christy Caudill" w:date="2014-04-29T14:06:00Z">
          <w:pPr/>
        </w:pPrChange>
      </w:pPr>
      <w:ins w:id="91" w:author="Christy Caudill" w:date="2014-04-29T14:07:00Z">
        <w:r>
          <w:t xml:space="preserve">Geothermal Prospector preview, </w:t>
        </w:r>
      </w:ins>
      <w:ins w:id="92" w:author="Christy Caudill" w:date="2014-04-29T14:08:00Z">
        <w:r>
          <w:fldChar w:fldCharType="begin"/>
        </w:r>
        <w:r>
          <w:instrText xml:space="preserve"> HYPERLINK "</w:instrText>
        </w:r>
        <w:r w:rsidRPr="00413CD5">
          <w:instrText>https://maps-stage.nrel.gov/geothermal-prospector/</w:instrText>
        </w:r>
        <w:r>
          <w:instrText xml:space="preserve">" </w:instrText>
        </w:r>
        <w:r>
          <w:fldChar w:fldCharType="separate"/>
        </w:r>
        <w:r w:rsidRPr="00663DC3">
          <w:rPr>
            <w:rStyle w:val="Hyperlink"/>
          </w:rPr>
          <w:t>https://maps-stage.nrel.gov/geothermal-prospector/</w:t>
        </w:r>
        <w:r>
          <w:fldChar w:fldCharType="end"/>
        </w:r>
        <w:r>
          <w:t>, which is provided</w:t>
        </w:r>
      </w:ins>
      <w:ins w:id="93" w:author="Christy Caudill" w:date="2014-04-29T14:09:00Z">
        <w:r>
          <w:t xml:space="preserve"> in the Dataset Details page</w:t>
        </w:r>
      </w:ins>
      <w:ins w:id="94" w:author="Christy Caudill" w:date="2014-04-29T14:08:00Z">
        <w:r>
          <w:t xml:space="preserve"> </w:t>
        </w:r>
      </w:ins>
      <w:ins w:id="95" w:author="Christy Caudill" w:date="2014-04-29T14:09:00Z">
        <w:r>
          <w:t>for</w:t>
        </w:r>
      </w:ins>
      <w:ins w:id="96" w:author="Christy Caudill" w:date="2014-04-29T14:08:00Z">
        <w:r>
          <w:t xml:space="preserve"> each resource that has a WMS and/or WFS distr</w:t>
        </w:r>
        <w:r>
          <w:t>i</w:t>
        </w:r>
        <w:r>
          <w:t>bution.</w:t>
        </w:r>
      </w:ins>
    </w:p>
    <w:p w14:paraId="1A8343B6" w14:textId="76A8C4B5" w:rsidR="00413CD5" w:rsidRDefault="00413CD5" w:rsidP="00413CD5">
      <w:pPr>
        <w:rPr>
          <w:ins w:id="97" w:author="Christy Caudill" w:date="2014-04-29T14:11:00Z"/>
        </w:rPr>
      </w:pPr>
      <w:ins w:id="98" w:author="Christy Caudill" w:date="2014-04-29T14:09:00Z">
        <w:r>
          <w:t xml:space="preserve">As discussed earlier, </w:t>
        </w:r>
      </w:ins>
      <w:ins w:id="99" w:author="Christy Caudill" w:date="2014-04-29T14:10:00Z">
        <w:r>
          <w:t>system design dictates that</w:t>
        </w:r>
        <w:r>
          <w:t xml:space="preserve"> a</w:t>
        </w:r>
        <w:r>
          <w:t>ny software</w:t>
        </w:r>
        <w:r>
          <w:t xml:space="preserve"> client </w:t>
        </w:r>
      </w:ins>
      <w:ins w:id="100" w:author="Christy Caudill" w:date="2014-04-29T14:11:00Z">
        <w:r>
          <w:t>can access the data in the system given the predictable data types and web service distributions.  Some of those client-side access options include:</w:t>
        </w:r>
      </w:ins>
    </w:p>
    <w:p w14:paraId="78BFF1B6" w14:textId="329E01A5" w:rsidR="00413CD5" w:rsidRDefault="00413CD5" w:rsidP="00413CD5">
      <w:pPr>
        <w:pStyle w:val="ListParagraph"/>
        <w:numPr>
          <w:ilvl w:val="0"/>
          <w:numId w:val="22"/>
        </w:numPr>
        <w:rPr>
          <w:ins w:id="101" w:author="Christy Caudill" w:date="2014-04-29T14:13:00Z"/>
        </w:rPr>
        <w:pPrChange w:id="102" w:author="Christy Caudill" w:date="2014-04-29T14:12:00Z">
          <w:pPr/>
        </w:pPrChange>
      </w:pPr>
      <w:ins w:id="103" w:author="Christy Caudill" w:date="2014-04-29T14:12:00Z">
        <w:r>
          <w:t xml:space="preserve">The Data Exlporer, </w:t>
        </w:r>
        <w:r>
          <w:fldChar w:fldCharType="begin"/>
        </w:r>
        <w:r>
          <w:instrText xml:space="preserve"> HYPERLINK "</w:instrText>
        </w:r>
        <w:r w:rsidRPr="00413CD5">
          <w:instrText>http://data.geothermaldatasystem.org/</w:instrText>
        </w:r>
        <w:r>
          <w:instrText xml:space="preserve">" </w:instrText>
        </w:r>
        <w:r>
          <w:fldChar w:fldCharType="separate"/>
        </w:r>
        <w:r w:rsidRPr="00663DC3">
          <w:rPr>
            <w:rStyle w:val="Hyperlink"/>
          </w:rPr>
          <w:t>http://data.geothermaldatasystem.org/</w:t>
        </w:r>
        <w:r>
          <w:fldChar w:fldCharType="end"/>
        </w:r>
        <w:r>
          <w:t xml:space="preserve"> </w:t>
        </w:r>
      </w:ins>
    </w:p>
    <w:p w14:paraId="72B1EF34" w14:textId="33574E5D" w:rsidR="00413CD5" w:rsidRDefault="00413CD5" w:rsidP="00413CD5">
      <w:pPr>
        <w:pStyle w:val="ListParagraph"/>
        <w:numPr>
          <w:ilvl w:val="0"/>
          <w:numId w:val="22"/>
        </w:numPr>
        <w:rPr>
          <w:ins w:id="104" w:author="Christy Caudill" w:date="2014-04-29T14:13:00Z"/>
        </w:rPr>
        <w:pPrChange w:id="105" w:author="Christy Caudill" w:date="2014-04-29T14:12:00Z">
          <w:pPr/>
        </w:pPrChange>
      </w:pPr>
      <w:ins w:id="106" w:author="Christy Caudill" w:date="2014-04-29T14:13:00Z">
        <w:r>
          <w:t xml:space="preserve">The USGS National Map Viewer, </w:t>
        </w:r>
        <w:r>
          <w:fldChar w:fldCharType="begin"/>
        </w:r>
        <w:r>
          <w:instrText xml:space="preserve"> HYPERLINK "</w:instrText>
        </w:r>
        <w:r w:rsidRPr="00413CD5">
          <w:instrText>http://viewer.nationalmap.gov/viewer/</w:instrText>
        </w:r>
        <w:r>
          <w:instrText xml:space="preserve">" </w:instrText>
        </w:r>
        <w:r>
          <w:fldChar w:fldCharType="separate"/>
        </w:r>
        <w:r w:rsidRPr="00663DC3">
          <w:rPr>
            <w:rStyle w:val="Hyperlink"/>
          </w:rPr>
          <w:t>http://viewer.nationalmap.gov/viewer/</w:t>
        </w:r>
        <w:r>
          <w:fldChar w:fldCharType="end"/>
        </w:r>
      </w:ins>
    </w:p>
    <w:p w14:paraId="3BC39154" w14:textId="66E0C527" w:rsidR="00413CD5" w:rsidRDefault="00413CD5" w:rsidP="00413CD5">
      <w:pPr>
        <w:pStyle w:val="ListParagraph"/>
        <w:numPr>
          <w:ilvl w:val="0"/>
          <w:numId w:val="22"/>
        </w:numPr>
        <w:rPr>
          <w:ins w:id="107" w:author="Christy Caudill" w:date="2014-04-29T14:14:00Z"/>
        </w:rPr>
        <w:pPrChange w:id="108" w:author="Christy Caudill" w:date="2014-04-29T14:12:00Z">
          <w:pPr/>
        </w:pPrChange>
      </w:pPr>
      <w:ins w:id="109" w:author="Christy Caudill" w:date="2014-04-29T14:14:00Z">
        <w:r>
          <w:t xml:space="preserve">Google Earth, </w:t>
        </w:r>
        <w:r>
          <w:fldChar w:fldCharType="begin"/>
        </w:r>
        <w:r>
          <w:instrText xml:space="preserve"> HYPERLINK "</w:instrText>
        </w:r>
        <w:r w:rsidRPr="00413CD5">
          <w:instrText>http://www.google.com/earth/</w:instrText>
        </w:r>
        <w:r>
          <w:instrText xml:space="preserve">" </w:instrText>
        </w:r>
        <w:r>
          <w:fldChar w:fldCharType="separate"/>
        </w:r>
        <w:r w:rsidRPr="00663DC3">
          <w:rPr>
            <w:rStyle w:val="Hyperlink"/>
          </w:rPr>
          <w:t>http://www.google.com/earth/</w:t>
        </w:r>
        <w:r>
          <w:fldChar w:fldCharType="end"/>
        </w:r>
      </w:ins>
    </w:p>
    <w:p w14:paraId="24589FFE" w14:textId="57F84C39" w:rsidR="00413CD5" w:rsidRDefault="00413CD5" w:rsidP="00413CD5">
      <w:pPr>
        <w:pStyle w:val="ListParagraph"/>
        <w:numPr>
          <w:ilvl w:val="0"/>
          <w:numId w:val="22"/>
        </w:numPr>
        <w:rPr>
          <w:ins w:id="110" w:author="Christy Caudill" w:date="2014-04-29T14:17:00Z"/>
        </w:rPr>
        <w:pPrChange w:id="111" w:author="Christy Caudill" w:date="2014-04-29T14:12:00Z">
          <w:pPr/>
        </w:pPrChange>
      </w:pPr>
      <w:ins w:id="112" w:author="Christy Caudill" w:date="2014-04-29T14:16:00Z">
        <w:r>
          <w:t>Any number of FOSGS (free and open source geospatial software) programs</w:t>
        </w:r>
      </w:ins>
    </w:p>
    <w:p w14:paraId="3C984D89" w14:textId="4FC966D0" w:rsidR="003C7A8D" w:rsidRPr="00CB2F1D" w:rsidRDefault="003C7A8D" w:rsidP="003C7A8D">
      <w:ins w:id="113" w:author="Christy Caudill" w:date="2014-04-29T14:17:00Z">
        <w:r>
          <w:t xml:space="preserve">See </w:t>
        </w:r>
        <w:r>
          <w:fldChar w:fldCharType="begin"/>
        </w:r>
        <w:r>
          <w:instrText xml:space="preserve"> HYPERLINK "</w:instrText>
        </w:r>
        <w:r w:rsidRPr="003C7A8D">
          <w:instrText>http://www.geothermaldata.org/ngds/resources</w:instrText>
        </w:r>
        <w:r>
          <w:instrText xml:space="preserve">" </w:instrText>
        </w:r>
        <w:r>
          <w:fldChar w:fldCharType="separate"/>
        </w:r>
        <w:r w:rsidRPr="00663DC3">
          <w:rPr>
            <w:rStyle w:val="Hyperlink"/>
          </w:rPr>
          <w:t>http://www.geothermaldata.org/ngds/resources</w:t>
        </w:r>
        <w:r>
          <w:fldChar w:fldCharType="end"/>
        </w:r>
        <w:r>
          <w:t xml:space="preserve"> for more information on user access.</w:t>
        </w:r>
      </w:ins>
    </w:p>
    <w:p w14:paraId="3ED5669A" w14:textId="570FE08F" w:rsidR="00E76B90" w:rsidDel="00B236D6" w:rsidRDefault="00E76B90">
      <w:pPr>
        <w:numPr>
          <w:ilvl w:val="0"/>
          <w:numId w:val="8"/>
        </w:numPr>
        <w:spacing w:after="0"/>
        <w:rPr>
          <w:del w:id="114" w:author="Christy Caudill" w:date="2014-04-29T14:00:00Z"/>
        </w:rPr>
      </w:pPr>
      <w:del w:id="115" w:author="Christy Caudill" w:date="2014-04-29T14:00:00Z">
        <w:r w:rsidDel="00B236D6">
          <w:delText xml:space="preserve">Find all documents related to a particular topic in any repository in the system. </w:delText>
        </w:r>
      </w:del>
    </w:p>
    <w:p w14:paraId="3ED5669B" w14:textId="0B514043" w:rsidR="00E76B90" w:rsidDel="00B236D6" w:rsidRDefault="00E76B90">
      <w:pPr>
        <w:numPr>
          <w:ilvl w:val="0"/>
          <w:numId w:val="8"/>
        </w:numPr>
        <w:spacing w:after="0"/>
        <w:rPr>
          <w:del w:id="116" w:author="Christy Caudill" w:date="2014-04-29T14:00:00Z"/>
        </w:rPr>
      </w:pPr>
      <w:del w:id="117" w:author="Christy Caudill" w:date="2014-04-29T14:00:00Z">
        <w:r w:rsidDel="00B236D6">
          <w:delText xml:space="preserve">Find an online version of a map showing temperature gradient and include it as a layer in </w:delText>
        </w:r>
        <w:r w:rsidR="00F70028" w:rsidDel="00B236D6">
          <w:delText>a project</w:delText>
        </w:r>
        <w:r w:rsidDel="00B236D6">
          <w:delText xml:space="preserve"> map visualization. </w:delText>
        </w:r>
      </w:del>
    </w:p>
    <w:p w14:paraId="3ED5669C" w14:textId="01298CEC" w:rsidR="00E76B90" w:rsidRPr="00CB2F1D" w:rsidDel="00B236D6" w:rsidRDefault="00E76B90">
      <w:pPr>
        <w:numPr>
          <w:ilvl w:val="0"/>
          <w:numId w:val="8"/>
        </w:numPr>
        <w:spacing w:before="80" w:after="80"/>
        <w:rPr>
          <w:del w:id="118" w:author="Christy Caudill" w:date="2014-04-29T14:00:00Z"/>
        </w:rPr>
      </w:pPr>
      <w:del w:id="119" w:author="Christy Caudill" w:date="2014-04-29T14:00:00Z">
        <w:r w:rsidRPr="00CB2F1D" w:rsidDel="00B236D6">
          <w:delText xml:space="preserve">A user specifies a geographic bounding box </w:delText>
        </w:r>
        <w:r w:rsidDel="00B236D6">
          <w:delText>or</w:delText>
        </w:r>
        <w:r w:rsidRPr="00CB2F1D" w:rsidDel="00B236D6">
          <w:delText xml:space="preserve"> one or more text keywords to constrain the r</w:delText>
        </w:r>
        <w:r w:rsidRPr="00CB2F1D" w:rsidDel="00B236D6">
          <w:delText>e</w:delText>
        </w:r>
        <w:r w:rsidRPr="00CB2F1D" w:rsidDel="00B236D6">
          <w:delText>sources of interest, and searches a metadata catalog using these criteria. The user is presented with a web page containing a list of resources that meet the criteria, with links for each r</w:delText>
        </w:r>
        <w:r w:rsidRPr="00CB2F1D" w:rsidDel="00B236D6">
          <w:delText>e</w:delText>
        </w:r>
        <w:r w:rsidRPr="00CB2F1D" w:rsidDel="00B236D6">
          <w:delText>source that provide additional detailed metadata, and direct access to the resource if an online version is accessible, e.g. as a web page, Adobe Acrobat document, or online application</w:delText>
        </w:r>
        <w:r w:rsidDel="00B236D6">
          <w:delText xml:space="preserve"> (see Accessing Resources, below)</w:delText>
        </w:r>
        <w:r w:rsidRPr="00CB2F1D" w:rsidDel="00B236D6">
          <w:delText>.</w:delText>
        </w:r>
      </w:del>
    </w:p>
    <w:p w14:paraId="3ED5669D" w14:textId="4D2253E4" w:rsidR="00E76B90" w:rsidRPr="00CB2F1D" w:rsidDel="00B236D6" w:rsidRDefault="00E76B90">
      <w:pPr>
        <w:numPr>
          <w:ilvl w:val="0"/>
          <w:numId w:val="8"/>
        </w:numPr>
        <w:spacing w:before="80" w:after="80"/>
        <w:rPr>
          <w:del w:id="120" w:author="Christy Caudill" w:date="2014-04-29T14:00:00Z"/>
        </w:rPr>
      </w:pPr>
      <w:del w:id="121" w:author="Christy Caudill" w:date="2014-04-29T14:00:00Z">
        <w:r w:rsidRPr="00CB2F1D" w:rsidDel="00B236D6">
          <w:delText xml:space="preserve">A </w:delText>
        </w:r>
        <w:r w:rsidDel="00B236D6">
          <w:delText>client</w:delText>
        </w:r>
        <w:r w:rsidRPr="00CB2F1D" w:rsidDel="00B236D6">
          <w:delText xml:space="preserve"> application provides user with a map window that contains some simple base map information (political boundaries, major roads and rivers). User wishes to assemble a variety of other data layers for a particular area </w:delText>
        </w:r>
        <w:r w:rsidDel="00B236D6">
          <w:delText>for some analysis or data exploration</w:delText>
        </w:r>
        <w:r w:rsidRPr="00CB2F1D" w:rsidDel="00B236D6">
          <w:delText xml:space="preserve">, e.g. slope steepness, geologic units, bedding orientation, and vegetation type for a hazard assessment. User centers map view on area of interest, then using an ‘add data’ tab, accesses a catalog application that allows them to search for web services that </w:delText>
        </w:r>
        <w:r w:rsidDel="00B236D6">
          <w:delText>provide</w:delText>
        </w:r>
        <w:r w:rsidRPr="00CB2F1D" w:rsidDel="00B236D6">
          <w:delText xml:space="preserve"> the desired datasets. A</w:delText>
        </w:r>
        <w:r w:rsidRPr="00CB2F1D" w:rsidDel="00B236D6">
          <w:delText>f</w:delText>
        </w:r>
        <w:r w:rsidRPr="00CB2F1D" w:rsidDel="00B236D6">
          <w:delText xml:space="preserve">ter obtaining the results and reviewing the metadata for the located services, user selects one or more to add to the table of contents for the </w:delText>
        </w:r>
        <w:r w:rsidDel="00B236D6">
          <w:delText>client application</w:delText>
        </w:r>
        <w:r w:rsidRPr="00CB2F1D" w:rsidDel="00B236D6">
          <w:delText xml:space="preserve">. Response from catalog has sufficient information to enable the </w:delText>
        </w:r>
        <w:r w:rsidDel="00B236D6">
          <w:delText>client</w:delText>
        </w:r>
        <w:r w:rsidRPr="00CB2F1D" w:rsidDel="00B236D6">
          <w:delText xml:space="preserve"> application to load and </w:delText>
        </w:r>
        <w:r w:rsidDel="00B236D6">
          <w:delText>use</w:delText>
        </w:r>
        <w:r w:rsidRPr="00CB2F1D" w:rsidDel="00B236D6">
          <w:delText xml:space="preserve"> the resource (e.g. se</w:delText>
        </w:r>
        <w:r w:rsidRPr="00CB2F1D" w:rsidDel="00B236D6">
          <w:delText>r</w:delText>
        </w:r>
        <w:r w:rsidRPr="00CB2F1D" w:rsidDel="00B236D6">
          <w:delText xml:space="preserve">viceType, OnlineResourceLinkage). </w:delText>
        </w:r>
        <w:r w:rsidDel="00B236D6">
          <w:delText>More concrete instances of this case would be finding Web Map Services to add as layers in an ESRI ArcMap project, borehole Web Feature Se</w:delText>
        </w:r>
        <w:r w:rsidDel="00B236D6">
          <w:delText>r</w:delText>
        </w:r>
        <w:r w:rsidDel="00B236D6">
          <w:lastRenderedPageBreak/>
          <w:delText>vices to post borehole logs in a 3-D mapping application, or water chemistry data Web Fe</w:delText>
        </w:r>
        <w:r w:rsidDel="00B236D6">
          <w:delText>a</w:delText>
        </w:r>
        <w:r w:rsidDel="00B236D6">
          <w:delText>ture Service to bring data into a spreadsheet or database.</w:delText>
        </w:r>
      </w:del>
    </w:p>
    <w:p w14:paraId="3ED5669E" w14:textId="7D930416" w:rsidR="00E76B90" w:rsidRPr="00CB2F1D" w:rsidDel="00B236D6" w:rsidRDefault="00E76B90">
      <w:pPr>
        <w:numPr>
          <w:ilvl w:val="0"/>
          <w:numId w:val="8"/>
        </w:numPr>
        <w:spacing w:before="80" w:after="80"/>
        <w:rPr>
          <w:del w:id="122" w:author="Christy Caudill" w:date="2014-04-29T14:00:00Z"/>
        </w:rPr>
      </w:pPr>
      <w:del w:id="123" w:author="Christy Caudill" w:date="2014-04-29T14:00:00Z">
        <w:r w:rsidRPr="00CB2F1D" w:rsidDel="00B236D6">
          <w:delText xml:space="preserve">User searches for boreholes in an area. Returned metadata records have links to metadata for related </w:delText>
        </w:r>
        <w:r w:rsidDel="00B236D6">
          <w:delText>resources</w:delText>
        </w:r>
        <w:r w:rsidRPr="00CB2F1D" w:rsidDel="00B236D6">
          <w:delText xml:space="preserve">, like logs of different types, core, water quality data, etc. that the user can follow to browse </w:delText>
        </w:r>
        <w:r w:rsidDel="00B236D6">
          <w:delText>metadata for these</w:delText>
        </w:r>
        <w:r w:rsidRPr="00CB2F1D" w:rsidDel="00B236D6">
          <w:delText xml:space="preserve"> resources.</w:delText>
        </w:r>
      </w:del>
    </w:p>
    <w:p w14:paraId="3ED5669F" w14:textId="14A3BA23" w:rsidR="00E76B90" w:rsidDel="00B236D6" w:rsidRDefault="00E76B90">
      <w:pPr>
        <w:numPr>
          <w:ilvl w:val="0"/>
          <w:numId w:val="8"/>
        </w:numPr>
        <w:spacing w:before="80" w:after="80"/>
        <w:rPr>
          <w:del w:id="124" w:author="Christy Caudill" w:date="2014-04-29T14:00:00Z"/>
        </w:rPr>
      </w:pPr>
      <w:del w:id="125" w:author="Christy Caudill" w:date="2014-04-29T14:00:00Z">
        <w:r w:rsidRPr="00CB2F1D" w:rsidDel="00B236D6">
          <w:delText>A catalog operator wishes to import and cache catalog records from a collaborating catalog that have been inserted or updated during the last month (harvest).</w:delText>
        </w:r>
        <w:r w:rsidDel="00B236D6">
          <w:delText xml:space="preserve"> This operation requires knowledge of the metadata standard and version used for the returned records.</w:delText>
        </w:r>
      </w:del>
    </w:p>
    <w:p w14:paraId="3ED566A0" w14:textId="68289D84" w:rsidR="00E76B90" w:rsidDel="00B236D6" w:rsidRDefault="00E76B90">
      <w:pPr>
        <w:numPr>
          <w:ilvl w:val="0"/>
          <w:numId w:val="8"/>
        </w:numPr>
        <w:spacing w:before="80" w:after="80"/>
        <w:rPr>
          <w:del w:id="126" w:author="Christy Caudill" w:date="2014-04-29T14:00:00Z"/>
        </w:rPr>
      </w:pPr>
      <w:del w:id="127" w:author="Christy Caudill" w:date="2014-04-29T14:00:00Z">
        <w:r w:rsidDel="00B236D6">
          <w:delText>A user discovers an error in a metadata record for a resource that they have authored, and wishes to contact the metadata producer to request correction.</w:delText>
        </w:r>
      </w:del>
    </w:p>
    <w:p w14:paraId="3ED566A1" w14:textId="6D972C4A" w:rsidR="00E76B90" w:rsidDel="00B236D6" w:rsidRDefault="00E76B90">
      <w:pPr>
        <w:numPr>
          <w:ilvl w:val="0"/>
          <w:numId w:val="8"/>
        </w:numPr>
        <w:spacing w:before="80" w:after="80"/>
        <w:rPr>
          <w:del w:id="128" w:author="Christy Caudill" w:date="2014-04-29T14:00:00Z"/>
        </w:rPr>
      </w:pPr>
      <w:del w:id="129" w:author="Christy Caudill" w:date="2014-04-29T14:00:00Z">
        <w:r w:rsidDel="00B236D6">
          <w:delText>A search returns several results that appear to contain the desired content, and user must s</w:delText>
        </w:r>
        <w:r w:rsidDel="00B236D6">
          <w:delText>e</w:delText>
        </w:r>
        <w:r w:rsidDel="00B236D6">
          <w:delText>lect the most likely to meet their needs. Metadata should provide sufficient information to guide this decision.</w:delText>
        </w:r>
      </w:del>
    </w:p>
    <w:p w14:paraId="3ED566A2" w14:textId="0156C585" w:rsidR="00E76B90" w:rsidDel="00B236D6" w:rsidRDefault="00E76B90">
      <w:pPr>
        <w:numPr>
          <w:ilvl w:val="0"/>
          <w:numId w:val="8"/>
        </w:numPr>
        <w:spacing w:before="80" w:after="80"/>
        <w:rPr>
          <w:del w:id="130" w:author="Christy Caudill" w:date="2014-04-29T14:00:00Z"/>
        </w:rPr>
      </w:pPr>
      <w:del w:id="131" w:author="Christy Caudill" w:date="2014-04-29T14:00:00Z">
        <w:r w:rsidDel="00B236D6">
          <w:delText xml:space="preserve">A project geologist at Company X is searching for data relevant to a new exploration target, and wishes to restrict the search to resources that are publicly available. </w:delText>
        </w:r>
      </w:del>
    </w:p>
    <w:p w14:paraId="3ED566A3" w14:textId="3B7A21DF" w:rsidR="00E76B90" w:rsidRPr="00CB2F1D" w:rsidDel="00B236D6" w:rsidRDefault="00E76B90" w:rsidP="00396690">
      <w:pPr>
        <w:numPr>
          <w:ilvl w:val="0"/>
          <w:numId w:val="8"/>
        </w:numPr>
        <w:spacing w:before="80" w:after="80"/>
        <w:rPr>
          <w:del w:id="132" w:author="Christy Caudill" w:date="2014-04-29T14:00:00Z"/>
        </w:rPr>
      </w:pPr>
      <w:del w:id="133" w:author="Christy Caudill" w:date="2014-04-29T14:00:00Z">
        <w:r w:rsidRPr="00CB2F1D" w:rsidDel="00B236D6">
          <w:delText>Complex search examples</w:delText>
        </w:r>
        <w:r w:rsidDel="00B236D6">
          <w:delText xml:space="preserve"> (see further discussion in the </w:delText>
        </w:r>
        <w:r w:rsidDel="00B236D6">
          <w:fldChar w:fldCharType="begin"/>
        </w:r>
        <w:r w:rsidDel="00B236D6">
          <w:delInstrText xml:space="preserve"> REF _Ref256067297 \h </w:delInstrText>
        </w:r>
        <w:r w:rsidDel="00B236D6">
          <w:fldChar w:fldCharType="separate"/>
        </w:r>
        <w:r w:rsidR="00396690" w:rsidDel="00B236D6">
          <w:rPr>
            <w:lang w:eastAsia="ja-JP"/>
          </w:rPr>
          <w:delText>Query complexity</w:delText>
        </w:r>
        <w:r w:rsidDel="00B236D6">
          <w:fldChar w:fldCharType="end"/>
        </w:r>
        <w:r w:rsidDel="00B236D6">
          <w:delText xml:space="preserve"> section, below)</w:delText>
        </w:r>
        <w:r w:rsidRPr="00CB2F1D" w:rsidDel="00B236D6">
          <w:delText>:</w:delText>
        </w:r>
      </w:del>
    </w:p>
    <w:p w14:paraId="3ED566A4" w14:textId="53CB4B95" w:rsidR="00E76B90" w:rsidRPr="00CB2F1D" w:rsidDel="00B236D6" w:rsidRDefault="00E76B90">
      <w:pPr>
        <w:numPr>
          <w:ilvl w:val="1"/>
          <w:numId w:val="8"/>
        </w:numPr>
        <w:spacing w:after="60"/>
        <w:rPr>
          <w:del w:id="134" w:author="Christy Caudill" w:date="2014-04-29T14:00:00Z"/>
        </w:rPr>
      </w:pPr>
      <w:del w:id="135" w:author="Christy Caudill" w:date="2014-04-29T14:00:00Z">
        <w:r w:rsidRPr="00CB2F1D" w:rsidDel="00B236D6">
          <w:delText xml:space="preserve">Search based on related resources, for example a search for boreholes that have core. </w:delText>
        </w:r>
      </w:del>
    </w:p>
    <w:p w14:paraId="3ED566A5" w14:textId="391F8805" w:rsidR="00E76B90" w:rsidRPr="00CB2F1D" w:rsidDel="00B236D6" w:rsidRDefault="00E76B90">
      <w:pPr>
        <w:numPr>
          <w:ilvl w:val="1"/>
          <w:numId w:val="8"/>
        </w:numPr>
        <w:spacing w:after="60"/>
        <w:rPr>
          <w:del w:id="136" w:author="Christy Caudill" w:date="2014-04-29T14:00:00Z"/>
        </w:rPr>
      </w:pPr>
      <w:del w:id="137" w:author="Christy Caudill" w:date="2014-04-29T14:00:00Z">
        <w:r w:rsidRPr="00CB2F1D" w:rsidDel="00B236D6">
          <w:delText>Boreholes that penetrate the Escabrosa formation.</w:delText>
        </w:r>
      </w:del>
    </w:p>
    <w:p w14:paraId="3ED566A6" w14:textId="09B1E915" w:rsidR="00E76B90" w:rsidRPr="00CB2F1D" w:rsidDel="00B236D6" w:rsidRDefault="00E76B90">
      <w:pPr>
        <w:numPr>
          <w:ilvl w:val="1"/>
          <w:numId w:val="8"/>
        </w:numPr>
        <w:spacing w:after="60"/>
        <w:rPr>
          <w:del w:id="138" w:author="Christy Caudill" w:date="2014-04-29T14:00:00Z"/>
        </w:rPr>
      </w:pPr>
      <w:del w:id="139" w:author="Christy Caudill" w:date="2014-04-29T14:00:00Z">
        <w:r w:rsidRPr="00CB2F1D" w:rsidDel="00B236D6">
          <w:delText>Sample locations for samples with uranium-lead geochronologic data.</w:delText>
        </w:r>
      </w:del>
    </w:p>
    <w:p w14:paraId="3ED566A7" w14:textId="1BA3C160" w:rsidR="00E76B90" w:rsidRPr="00CB2F1D" w:rsidDel="00B236D6" w:rsidRDefault="00E76B90">
      <w:pPr>
        <w:numPr>
          <w:ilvl w:val="1"/>
          <w:numId w:val="8"/>
        </w:numPr>
        <w:spacing w:after="60"/>
        <w:rPr>
          <w:del w:id="140" w:author="Christy Caudill" w:date="2014-04-29T14:00:00Z"/>
        </w:rPr>
      </w:pPr>
      <w:del w:id="141" w:author="Christy Caudill" w:date="2014-04-29T14:00:00Z">
        <w:r w:rsidRPr="00CB2F1D" w:rsidDel="00B236D6">
          <w:delText>Find links to pdfs of publications by Harold Drewes</w:delText>
        </w:r>
        <w:r w:rsidDel="00B236D6">
          <w:delText xml:space="preserve"> on southeast Arizona</w:delText>
        </w:r>
        <w:r w:rsidRPr="00CB2F1D" w:rsidDel="00B236D6">
          <w:delText>.</w:delText>
        </w:r>
      </w:del>
    </w:p>
    <w:p w14:paraId="3ED566A8" w14:textId="1589243A" w:rsidR="00E76B90" w:rsidRPr="00CB2F1D" w:rsidDel="00B236D6" w:rsidRDefault="00E76B90">
      <w:pPr>
        <w:numPr>
          <w:ilvl w:val="1"/>
          <w:numId w:val="8"/>
        </w:numPr>
        <w:spacing w:after="60"/>
        <w:rPr>
          <w:del w:id="142" w:author="Christy Caudill" w:date="2014-04-29T14:00:00Z"/>
        </w:rPr>
      </w:pPr>
      <w:del w:id="143" w:author="Christy Caudill" w:date="2014-04-29T14:00:00Z">
        <w:r w:rsidRPr="00CB2F1D" w:rsidDel="00B236D6">
          <w:delText xml:space="preserve">Find geologic maps at scale &lt; 100,000 in the Iron Mountains. </w:delText>
        </w:r>
      </w:del>
    </w:p>
    <w:p w14:paraId="3ED566A9" w14:textId="619EE7C5" w:rsidR="00E76B90" w:rsidDel="00B236D6" w:rsidRDefault="00E76B90">
      <w:pPr>
        <w:numPr>
          <w:ilvl w:val="1"/>
          <w:numId w:val="8"/>
        </w:numPr>
        <w:spacing w:after="240"/>
        <w:rPr>
          <w:del w:id="144" w:author="Christy Caudill" w:date="2014-04-29T14:00:00Z"/>
        </w:rPr>
      </w:pPr>
      <w:del w:id="145" w:author="Christy Caudill" w:date="2014-04-29T14:00:00Z">
        <w:r w:rsidRPr="00CB2F1D" w:rsidDel="00B236D6">
          <w:delText xml:space="preserve">Who has a physical copy of USGS </w:delText>
        </w:r>
        <w:r w:rsidDel="00B236D6">
          <w:delText xml:space="preserve">publication </w:delText>
        </w:r>
        <w:r w:rsidRPr="00CB2F1D" w:rsidDel="00B236D6">
          <w:delText>I-427?</w:delText>
        </w:r>
      </w:del>
    </w:p>
    <w:p w14:paraId="3ED566AA" w14:textId="29EBD5A8" w:rsidR="00E76B90" w:rsidRPr="004A0972" w:rsidRDefault="00E76B90" w:rsidP="00DF5CEE">
      <w:pPr>
        <w:pStyle w:val="Heading4"/>
      </w:pPr>
      <w:del w:id="146" w:author="Christy Caudill" w:date="2014-04-29T14:20:00Z">
        <w:r w:rsidRPr="004A0972" w:rsidDel="005C710F">
          <w:delText>Considerations for the catalog system</w:delText>
        </w:r>
      </w:del>
      <w:ins w:id="147" w:author="Christy Caudill" w:date="2014-04-29T14:20:00Z">
        <w:r w:rsidR="005C710F">
          <w:t>System Architecture Requirements</w:t>
        </w:r>
      </w:ins>
    </w:p>
    <w:p w14:paraId="3ED566AB" w14:textId="5C54C201" w:rsidR="00E76B90" w:rsidDel="005C710F" w:rsidRDefault="004A0972">
      <w:pPr>
        <w:rPr>
          <w:del w:id="148" w:author="Christy Caudill" w:date="2014-04-29T14:20:00Z"/>
          <w:lang w:eastAsia="ja-JP"/>
        </w:rPr>
      </w:pPr>
      <w:del w:id="149" w:author="Christy Caudill" w:date="2014-04-29T14:20:00Z">
        <w:r w:rsidDel="005C710F">
          <w:rPr>
            <w:lang w:eastAsia="ja-JP"/>
          </w:rPr>
          <w:delText>The implications for the catalog requirements discussed above are detailed in “Metadata Re</w:delText>
        </w:r>
        <w:r w:rsidDel="005C710F">
          <w:rPr>
            <w:lang w:eastAsia="ja-JP"/>
          </w:rPr>
          <w:delText>c</w:delText>
        </w:r>
        <w:r w:rsidDel="005C710F">
          <w:rPr>
            <w:lang w:eastAsia="ja-JP"/>
          </w:rPr>
          <w:delText>ommendations for Geoscience Resources,” which is available from the USGIN document repos</w:delText>
        </w:r>
        <w:r w:rsidDel="005C710F">
          <w:rPr>
            <w:lang w:eastAsia="ja-JP"/>
          </w:rPr>
          <w:delText>i</w:delText>
        </w:r>
        <w:r w:rsidDel="005C710F">
          <w:rPr>
            <w:lang w:eastAsia="ja-JP"/>
          </w:rPr>
          <w:delText>tory (</w:delText>
        </w:r>
        <w:r w:rsidR="00550AE3" w:rsidDel="005C710F">
          <w:fldChar w:fldCharType="begin"/>
        </w:r>
        <w:r w:rsidR="00550AE3" w:rsidDel="005C710F">
          <w:delInstrText xml:space="preserve"> HYPERLINK "http://repository.usgin.org/uri_gin/usgin/dlio/335" </w:delInstrText>
        </w:r>
        <w:r w:rsidR="00550AE3" w:rsidDel="005C710F">
          <w:fldChar w:fldCharType="separate"/>
        </w:r>
        <w:r w:rsidRPr="003E3317" w:rsidDel="005C710F">
          <w:rPr>
            <w:rStyle w:val="Hyperlink"/>
            <w:lang w:eastAsia="ja-JP"/>
          </w:rPr>
          <w:delText>http://repository.usgin.org/uri_gin/usgin/dlio/335</w:delText>
        </w:r>
        <w:r w:rsidR="00550AE3" w:rsidDel="005C710F">
          <w:rPr>
            <w:rStyle w:val="Hyperlink"/>
            <w:lang w:eastAsia="ja-JP"/>
          </w:rPr>
          <w:fldChar w:fldCharType="end"/>
        </w:r>
        <w:r w:rsidDel="005C710F">
          <w:rPr>
            <w:lang w:eastAsia="ja-JP"/>
          </w:rPr>
          <w:delText>)</w:delText>
        </w:r>
      </w:del>
      <w:del w:id="150" w:author="Christy Caudill" w:date="2014-04-29T13:36:00Z">
        <w:r w:rsidDel="00137C03">
          <w:rPr>
            <w:lang w:eastAsia="ja-JP"/>
          </w:rPr>
          <w:delText>, and has been posted to the GDSDPWG.net sharepoint site (</w:delText>
        </w:r>
        <w:r w:rsidR="00550AE3" w:rsidDel="00137C03">
          <w:fldChar w:fldCharType="begin"/>
        </w:r>
        <w:r w:rsidR="00550AE3" w:rsidDel="00137C03">
          <w:delInstrText xml:space="preserve"> HYPERLINK "http://gdsdpwg.net/Technical%20Documents/Candidate%20Specifications/USGIN_MetadataRecommendationsGeoscienceResources_v1.04.docx" </w:delInstrText>
        </w:r>
        <w:r w:rsidR="00550AE3" w:rsidDel="00137C03">
          <w:fldChar w:fldCharType="separate"/>
        </w:r>
        <w:r w:rsidRPr="003E3317" w:rsidDel="00137C03">
          <w:rPr>
            <w:rStyle w:val="Hyperlink"/>
            <w:lang w:eastAsia="ja-JP"/>
          </w:rPr>
          <w:delText>http://gdsdpwg.net/Technical Documents/Candidate Specific</w:delText>
        </w:r>
        <w:r w:rsidRPr="003E3317" w:rsidDel="00137C03">
          <w:rPr>
            <w:rStyle w:val="Hyperlink"/>
            <w:lang w:eastAsia="ja-JP"/>
          </w:rPr>
          <w:delText>a</w:delText>
        </w:r>
        <w:r w:rsidRPr="003E3317" w:rsidDel="00137C03">
          <w:rPr>
            <w:rStyle w:val="Hyperlink"/>
            <w:lang w:eastAsia="ja-JP"/>
          </w:rPr>
          <w:delText>tions/USGIN_MetadataRecommendationsGeoscienceResources_v1.04.docx</w:delText>
        </w:r>
        <w:r w:rsidR="00550AE3" w:rsidDel="00137C03">
          <w:rPr>
            <w:rStyle w:val="Hyperlink"/>
            <w:lang w:eastAsia="ja-JP"/>
          </w:rPr>
          <w:fldChar w:fldCharType="end"/>
        </w:r>
        <w:r w:rsidDel="00137C03">
          <w:rPr>
            <w:lang w:eastAsia="ja-JP"/>
          </w:rPr>
          <w:delText xml:space="preserve">)  </w:delText>
        </w:r>
      </w:del>
      <w:del w:id="151" w:author="Christy Caudill" w:date="2014-04-29T14:20:00Z">
        <w:r w:rsidDel="005C710F">
          <w:rPr>
            <w:lang w:eastAsia="ja-JP"/>
          </w:rPr>
          <w:delText>for review and discussion.</w:delText>
        </w:r>
        <w:r w:rsidR="00F70028" w:rsidDel="005C710F">
          <w:rPr>
            <w:lang w:eastAsia="ja-JP"/>
          </w:rPr>
          <w:delText xml:space="preserve"> These documents outline minimum and recommended information that should be provided by system metadata, but do not proscribe a particular encoding scheme.</w:delText>
        </w:r>
      </w:del>
    </w:p>
    <w:p w14:paraId="401A86F6" w14:textId="4CA17441" w:rsidR="005C710F" w:rsidRDefault="005C710F" w:rsidP="005C710F">
      <w:pPr>
        <w:rPr>
          <w:ins w:id="152" w:author="Christy Caudill" w:date="2014-04-29T14:21:00Z"/>
          <w:lang w:eastAsia="ja-JP"/>
        </w:rPr>
      </w:pPr>
      <w:ins w:id="153" w:author="Christy Caudill" w:date="2014-04-29T14:21:00Z">
        <w:r>
          <w:rPr>
            <w:lang w:eastAsia="ja-JP"/>
          </w:rPr>
          <w:t>The system consists of the following components</w:t>
        </w:r>
      </w:ins>
      <w:ins w:id="154" w:author="Christy Caudill" w:date="2014-04-29T15:25:00Z">
        <w:r w:rsidR="00757AB6">
          <w:rPr>
            <w:lang w:eastAsia="ja-JP"/>
          </w:rPr>
          <w:t>:</w:t>
        </w:r>
      </w:ins>
    </w:p>
    <w:p w14:paraId="54B85A1E" w14:textId="366ED8AF" w:rsidR="005C710F" w:rsidRDefault="0089677A" w:rsidP="0089677A">
      <w:pPr>
        <w:pStyle w:val="ListParagraph"/>
        <w:numPr>
          <w:ilvl w:val="0"/>
          <w:numId w:val="23"/>
        </w:numPr>
        <w:rPr>
          <w:ins w:id="155" w:author="Christy Caudill" w:date="2014-04-29T14:21:00Z"/>
          <w:lang w:eastAsia="ja-JP"/>
        </w:rPr>
        <w:pPrChange w:id="156" w:author="Christy Caudill" w:date="2014-04-29T16:08:00Z">
          <w:pPr/>
        </w:pPrChange>
      </w:pPr>
      <w:ins w:id="157" w:author="Christy Caudill" w:date="2014-04-29T16:08:00Z">
        <w:r>
          <w:rPr>
            <w:lang w:eastAsia="ja-JP"/>
          </w:rPr>
          <w:t>S</w:t>
        </w:r>
      </w:ins>
      <w:ins w:id="158" w:author="Christy Caudill" w:date="2014-04-29T14:21:00Z">
        <w:r w:rsidR="005C710F">
          <w:rPr>
            <w:lang w:eastAsia="ja-JP"/>
          </w:rPr>
          <w:t>et of standards, content models and protocols that allow the various components in the system to function interoperably</w:t>
        </w:r>
      </w:ins>
    </w:p>
    <w:p w14:paraId="3F660711" w14:textId="5EE5024E" w:rsidR="005C710F" w:rsidRDefault="0089677A" w:rsidP="0089677A">
      <w:pPr>
        <w:pStyle w:val="ListParagraph"/>
        <w:numPr>
          <w:ilvl w:val="0"/>
          <w:numId w:val="23"/>
        </w:numPr>
        <w:rPr>
          <w:ins w:id="159" w:author="Christy Caudill" w:date="2014-04-29T14:21:00Z"/>
          <w:lang w:eastAsia="ja-JP"/>
        </w:rPr>
        <w:pPrChange w:id="160" w:author="Christy Caudill" w:date="2014-04-29T16:08:00Z">
          <w:pPr/>
        </w:pPrChange>
      </w:pPr>
      <w:ins w:id="161" w:author="Christy Caudill" w:date="2014-04-29T16:08:00Z">
        <w:r>
          <w:rPr>
            <w:lang w:eastAsia="ja-JP"/>
          </w:rPr>
          <w:t>N</w:t>
        </w:r>
      </w:ins>
      <w:ins w:id="162" w:author="Christy Caudill" w:date="2014-04-29T14:21:00Z">
        <w:r w:rsidR="005C710F">
          <w:rPr>
            <w:lang w:eastAsia="ja-JP"/>
          </w:rPr>
          <w:t>etwork of distributed nodes that provide geothermal data following the standards and protocols defined by the system</w:t>
        </w:r>
      </w:ins>
    </w:p>
    <w:p w14:paraId="4829ECAB" w14:textId="53B45E5A" w:rsidR="005C710F" w:rsidRDefault="0089677A" w:rsidP="0089677A">
      <w:pPr>
        <w:pStyle w:val="ListParagraph"/>
        <w:numPr>
          <w:ilvl w:val="0"/>
          <w:numId w:val="23"/>
        </w:numPr>
        <w:rPr>
          <w:ins w:id="163" w:author="Christy Caudill" w:date="2014-04-29T14:21:00Z"/>
          <w:lang w:eastAsia="ja-JP"/>
        </w:rPr>
        <w:pPrChange w:id="164" w:author="Christy Caudill" w:date="2014-04-29T16:08:00Z">
          <w:pPr/>
        </w:pPrChange>
      </w:pPr>
      <w:ins w:id="165" w:author="Christy Caudill" w:date="2014-04-29T16:09:00Z">
        <w:r>
          <w:rPr>
            <w:lang w:eastAsia="ja-JP"/>
          </w:rPr>
          <w:t>A</w:t>
        </w:r>
      </w:ins>
      <w:ins w:id="166" w:author="Christy Caudill" w:date="2014-04-29T14:21:00Z">
        <w:r w:rsidR="005C710F">
          <w:rPr>
            <w:lang w:eastAsia="ja-JP"/>
          </w:rPr>
          <w:t xml:space="preserve"> variety of applications built to search for, or consume data using the system’s standards and protocols</w:t>
        </w:r>
      </w:ins>
    </w:p>
    <w:p w14:paraId="0B693FA1" w14:textId="034D34D7" w:rsidR="005C710F" w:rsidRDefault="0089677A" w:rsidP="0089677A">
      <w:pPr>
        <w:pStyle w:val="ListParagraph"/>
        <w:numPr>
          <w:ilvl w:val="0"/>
          <w:numId w:val="23"/>
        </w:numPr>
        <w:rPr>
          <w:ins w:id="167" w:author="Christy Caudill" w:date="2014-04-29T14:21:00Z"/>
          <w:lang w:eastAsia="ja-JP"/>
        </w:rPr>
        <w:pPrChange w:id="168" w:author="Christy Caudill" w:date="2014-04-29T16:09:00Z">
          <w:pPr/>
        </w:pPrChange>
      </w:pPr>
      <w:ins w:id="169" w:author="Christy Caudill" w:date="2014-04-29T16:09:00Z">
        <w:r>
          <w:rPr>
            <w:lang w:eastAsia="ja-JP"/>
          </w:rPr>
          <w:t>S</w:t>
        </w:r>
      </w:ins>
      <w:ins w:id="170" w:author="Christy Caudill" w:date="2014-04-29T14:21:00Z">
        <w:r w:rsidR="005C710F">
          <w:rPr>
            <w:lang w:eastAsia="ja-JP"/>
          </w:rPr>
          <w:t>earchable catalog that maintains a registry of data provided by all the nodes in the ne</w:t>
        </w:r>
        <w:r w:rsidR="005C710F">
          <w:rPr>
            <w:lang w:eastAsia="ja-JP"/>
          </w:rPr>
          <w:t>t</w:t>
        </w:r>
        <w:r w:rsidR="005C710F">
          <w:rPr>
            <w:lang w:eastAsia="ja-JP"/>
          </w:rPr>
          <w:t>work</w:t>
        </w:r>
      </w:ins>
    </w:p>
    <w:p w14:paraId="5FBABF5B" w14:textId="33C6D456" w:rsidR="005C710F" w:rsidRDefault="0089677A" w:rsidP="0089677A">
      <w:pPr>
        <w:pStyle w:val="ListParagraph"/>
        <w:numPr>
          <w:ilvl w:val="0"/>
          <w:numId w:val="23"/>
        </w:numPr>
        <w:rPr>
          <w:ins w:id="171" w:author="Christy Caudill" w:date="2014-04-29T14:21:00Z"/>
          <w:lang w:eastAsia="ja-JP"/>
        </w:rPr>
        <w:pPrChange w:id="172" w:author="Christy Caudill" w:date="2014-04-29T16:12:00Z">
          <w:pPr/>
        </w:pPrChange>
      </w:pPr>
      <w:ins w:id="173" w:author="Christy Caudill" w:date="2014-04-29T16:12:00Z">
        <w:r>
          <w:rPr>
            <w:lang w:eastAsia="ja-JP"/>
          </w:rPr>
          <w:lastRenderedPageBreak/>
          <w:t xml:space="preserve">A </w:t>
        </w:r>
      </w:ins>
      <w:ins w:id="174" w:author="Christy Caudill" w:date="2014-04-29T14:21:00Z">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w:t>
        </w:r>
        <w:r w:rsidR="005C710F">
          <w:rPr>
            <w:lang w:eastAsia="ja-JP"/>
          </w:rPr>
          <w:t>i</w:t>
        </w:r>
        <w:r w:rsidR="005C710F">
          <w:rPr>
            <w:lang w:eastAsia="ja-JP"/>
          </w:rPr>
          <w:t>cal objects</w:t>
        </w:r>
      </w:ins>
    </w:p>
    <w:p w14:paraId="1A4BE4EC" w14:textId="1278309F" w:rsidR="005C710F" w:rsidRDefault="0089677A" w:rsidP="0089677A">
      <w:pPr>
        <w:pStyle w:val="ListParagraph"/>
        <w:numPr>
          <w:ilvl w:val="0"/>
          <w:numId w:val="23"/>
        </w:numPr>
        <w:rPr>
          <w:ins w:id="175" w:author="Christy Caudill" w:date="2014-04-29T14:21:00Z"/>
          <w:lang w:eastAsia="ja-JP"/>
        </w:rPr>
        <w:pPrChange w:id="176" w:author="Christy Caudill" w:date="2014-04-29T16:12:00Z">
          <w:pPr/>
        </w:pPrChange>
      </w:pPr>
      <w:ins w:id="177" w:author="Christy Caudill" w:date="2014-04-29T16:12:00Z">
        <w:r>
          <w:rPr>
            <w:lang w:eastAsia="ja-JP"/>
          </w:rPr>
          <w:t>W</w:t>
        </w:r>
      </w:ins>
      <w:ins w:id="178" w:author="Christy Caudill" w:date="2014-04-29T14:21:00Z">
        <w:r w:rsidR="005C710F">
          <w:rPr>
            <w:lang w:eastAsia="ja-JP"/>
          </w:rPr>
          <w:t>eb-application that serves as an single entry point to the system in order to establish and maintain system identity and branding</w:t>
        </w:r>
      </w:ins>
    </w:p>
    <w:p w14:paraId="6C99E38F" w14:textId="59066596" w:rsidR="005C710F" w:rsidRDefault="005C710F" w:rsidP="0089677A">
      <w:pPr>
        <w:pStyle w:val="ListParagraph"/>
        <w:numPr>
          <w:ilvl w:val="0"/>
          <w:numId w:val="23"/>
        </w:numPr>
        <w:rPr>
          <w:ins w:id="179" w:author="Christy Caudill" w:date="2014-04-29T14:21:00Z"/>
          <w:lang w:eastAsia="ja-JP"/>
        </w:rPr>
        <w:pPrChange w:id="180" w:author="Christy Caudill" w:date="2014-04-29T16:12:00Z">
          <w:pPr/>
        </w:pPrChange>
      </w:pPr>
      <w:ins w:id="181" w:author="Christy Caudill" w:date="2014-04-29T14:21:00Z">
        <w:r>
          <w:rPr>
            <w:lang w:eastAsia="ja-JP"/>
          </w:rPr>
          <w:t>Data in the system is categorized in three distinct groups, or tiers</w:t>
        </w:r>
      </w:ins>
    </w:p>
    <w:p w14:paraId="66BBDD22" w14:textId="3DA47240" w:rsidR="005C710F" w:rsidRDefault="005C710F" w:rsidP="0089677A">
      <w:pPr>
        <w:pStyle w:val="ListParagraph"/>
        <w:numPr>
          <w:ilvl w:val="1"/>
          <w:numId w:val="23"/>
        </w:numPr>
        <w:rPr>
          <w:ins w:id="182" w:author="Christy Caudill" w:date="2014-04-29T14:21:00Z"/>
          <w:lang w:eastAsia="ja-JP"/>
        </w:rPr>
        <w:pPrChange w:id="183" w:author="Christy Caudill" w:date="2014-04-29T16:12:00Z">
          <w:pPr/>
        </w:pPrChange>
      </w:pPr>
      <w:ins w:id="184" w:author="Christy Caudill" w:date="2014-04-29T14:21:00Z">
        <w:r>
          <w:rPr>
            <w:lang w:eastAsia="ja-JP"/>
          </w:rPr>
          <w:t>Tier 1: unstructured data such as scanned well logs, geologic maps, physical r</w:t>
        </w:r>
        <w:r>
          <w:rPr>
            <w:lang w:eastAsia="ja-JP"/>
          </w:rPr>
          <w:t>e</w:t>
        </w:r>
        <w:r>
          <w:rPr>
            <w:lang w:eastAsia="ja-JP"/>
          </w:rPr>
          <w:t>sources (e.g. core, rock or water samples, etc.), or peer-reviewed scientific articles</w:t>
        </w:r>
      </w:ins>
    </w:p>
    <w:p w14:paraId="501F48AD" w14:textId="074B526E" w:rsidR="005C710F" w:rsidRDefault="005C710F" w:rsidP="0089677A">
      <w:pPr>
        <w:pStyle w:val="ListParagraph"/>
        <w:numPr>
          <w:ilvl w:val="1"/>
          <w:numId w:val="23"/>
        </w:numPr>
        <w:rPr>
          <w:ins w:id="185" w:author="Christy Caudill" w:date="2014-04-29T14:21:00Z"/>
          <w:lang w:eastAsia="ja-JP"/>
        </w:rPr>
        <w:pPrChange w:id="186" w:author="Christy Caudill" w:date="2014-04-29T16:12:00Z">
          <w:pPr/>
        </w:pPrChange>
      </w:pPr>
      <w:ins w:id="187" w:author="Christy Caudill" w:date="2014-04-29T14:21:00Z">
        <w:r>
          <w:rPr>
            <w:lang w:eastAsia="ja-JP"/>
          </w:rPr>
          <w:t>Tier 2: tabular, structured, georeferenced data that does not conform to a content model</w:t>
        </w:r>
      </w:ins>
    </w:p>
    <w:p w14:paraId="5B340131" w14:textId="744E8C83" w:rsidR="005C710F" w:rsidRDefault="005C710F" w:rsidP="0089677A">
      <w:pPr>
        <w:pStyle w:val="ListParagraph"/>
        <w:numPr>
          <w:ilvl w:val="1"/>
          <w:numId w:val="23"/>
        </w:numPr>
        <w:rPr>
          <w:ins w:id="188" w:author="Christy Caudill" w:date="2014-04-29T14:21:00Z"/>
          <w:lang w:eastAsia="ja-JP"/>
        </w:rPr>
        <w:pPrChange w:id="189" w:author="Christy Caudill" w:date="2014-04-29T16:12:00Z">
          <w:pPr/>
        </w:pPrChange>
      </w:pPr>
      <w:ins w:id="190" w:author="Christy Caudill" w:date="2014-04-29T14:21:00Z">
        <w:r>
          <w:rPr>
            <w:lang w:eastAsia="ja-JP"/>
          </w:rPr>
          <w:t>Tier 3: tabular, structured, georeferenced data that does conform to a content model</w:t>
        </w:r>
      </w:ins>
    </w:p>
    <w:p w14:paraId="751EA7AA" w14:textId="5F3D9236" w:rsidR="005C710F" w:rsidRDefault="005C710F" w:rsidP="0089677A">
      <w:pPr>
        <w:pStyle w:val="ListParagraph"/>
        <w:numPr>
          <w:ilvl w:val="0"/>
          <w:numId w:val="23"/>
        </w:numPr>
        <w:rPr>
          <w:ins w:id="191" w:author="Christy Caudill" w:date="2014-04-29T14:21:00Z"/>
          <w:lang w:eastAsia="ja-JP"/>
        </w:rPr>
        <w:pPrChange w:id="192" w:author="Christy Caudill" w:date="2014-04-29T16:12:00Z">
          <w:pPr/>
        </w:pPrChange>
      </w:pPr>
      <w:ins w:id="193" w:author="Christy Caudill" w:date="2014-04-29T14:21:00Z">
        <w:r>
          <w:rPr>
            <w:lang w:eastAsia="ja-JP"/>
          </w:rPr>
          <w:t>The system defines a set of content models for common geothermal data themes and pr</w:t>
        </w:r>
        <w:r>
          <w:rPr>
            <w:lang w:eastAsia="ja-JP"/>
          </w:rPr>
          <w:t>o</w:t>
        </w:r>
        <w:r>
          <w:rPr>
            <w:lang w:eastAsia="ja-JP"/>
          </w:rPr>
          <w:t>vides a canonical encoding of these models</w:t>
        </w:r>
      </w:ins>
    </w:p>
    <w:p w14:paraId="3413100E" w14:textId="1789D23E" w:rsidR="005C710F" w:rsidRDefault="005C710F" w:rsidP="0089677A">
      <w:pPr>
        <w:pStyle w:val="ListParagraph"/>
        <w:numPr>
          <w:ilvl w:val="0"/>
          <w:numId w:val="23"/>
        </w:numPr>
        <w:rPr>
          <w:ins w:id="194" w:author="Christy Caudill" w:date="2014-04-29T14:21:00Z"/>
          <w:lang w:eastAsia="ja-JP"/>
        </w:rPr>
        <w:pPrChange w:id="195" w:author="Christy Caudill" w:date="2014-04-29T16:12:00Z">
          <w:pPr/>
        </w:pPrChange>
      </w:pPr>
      <w:ins w:id="196" w:author="Christy Caudill" w:date="2014-04-29T14:21:00Z">
        <w:r>
          <w:rPr>
            <w:lang w:eastAsia="ja-JP"/>
          </w:rPr>
          <w:t>The system defines a standard model for metadata describing data in the system and pr</w:t>
        </w:r>
        <w:r>
          <w:rPr>
            <w:lang w:eastAsia="ja-JP"/>
          </w:rPr>
          <w:t>o</w:t>
        </w:r>
        <w:r>
          <w:rPr>
            <w:lang w:eastAsia="ja-JP"/>
          </w:rPr>
          <w:t>vides a canonical encoding of that model</w:t>
        </w:r>
      </w:ins>
    </w:p>
    <w:p w14:paraId="5A5BC71F" w14:textId="23926D48" w:rsidR="005C710F" w:rsidRDefault="005C710F" w:rsidP="0089677A">
      <w:pPr>
        <w:pStyle w:val="ListParagraph"/>
        <w:numPr>
          <w:ilvl w:val="0"/>
          <w:numId w:val="23"/>
        </w:numPr>
        <w:rPr>
          <w:ins w:id="197" w:author="Christy Caudill" w:date="2014-04-29T14:21:00Z"/>
          <w:lang w:eastAsia="ja-JP"/>
        </w:rPr>
        <w:pPrChange w:id="198" w:author="Christy Caudill" w:date="2014-04-29T16:12:00Z">
          <w:pPr/>
        </w:pPrChange>
      </w:pPr>
      <w:ins w:id="199" w:author="Christy Caudill" w:date="2014-04-29T14:21:00Z">
        <w:r>
          <w:rPr>
            <w:lang w:eastAsia="ja-JP"/>
          </w:rPr>
          <w:t>The system defines a set of protocols used to exchange data, metadata and other info</w:t>
        </w:r>
        <w:r>
          <w:rPr>
            <w:lang w:eastAsia="ja-JP"/>
          </w:rPr>
          <w:t>r</w:t>
        </w:r>
        <w:r>
          <w:rPr>
            <w:lang w:eastAsia="ja-JP"/>
          </w:rPr>
          <w:t>mation between components of the system</w:t>
        </w:r>
      </w:ins>
    </w:p>
    <w:p w14:paraId="0DF2C888" w14:textId="362ED315" w:rsidR="005C710F" w:rsidRDefault="005C710F" w:rsidP="0089677A">
      <w:pPr>
        <w:pStyle w:val="ListParagraph"/>
        <w:numPr>
          <w:ilvl w:val="0"/>
          <w:numId w:val="23"/>
        </w:numPr>
        <w:rPr>
          <w:ins w:id="200" w:author="Christy Caudill" w:date="2014-04-29T14:21:00Z"/>
          <w:lang w:eastAsia="ja-JP"/>
        </w:rPr>
        <w:pPrChange w:id="201" w:author="Christy Caudill" w:date="2014-04-29T16:12:00Z">
          <w:pPr/>
        </w:pPrChange>
      </w:pPr>
      <w:ins w:id="202" w:author="Christy Caudill" w:date="2014-04-29T14:21:00Z">
        <w:r>
          <w:rPr>
            <w:lang w:eastAsia="ja-JP"/>
          </w:rPr>
          <w:t>File-based data is transferred via standard HTTP protocols (e.g. GET), or through person-to-person communication in the case of physical or otherwise offline resources</w:t>
        </w:r>
      </w:ins>
    </w:p>
    <w:p w14:paraId="3603BBD5" w14:textId="41D52852" w:rsidR="005C710F" w:rsidRDefault="005C710F" w:rsidP="0089677A">
      <w:pPr>
        <w:pStyle w:val="ListParagraph"/>
        <w:numPr>
          <w:ilvl w:val="0"/>
          <w:numId w:val="23"/>
        </w:numPr>
        <w:rPr>
          <w:ins w:id="203" w:author="Christy Caudill" w:date="2014-04-29T14:21:00Z"/>
          <w:lang w:eastAsia="ja-JP"/>
        </w:rPr>
        <w:pPrChange w:id="204" w:author="Christy Caudill" w:date="2014-04-29T16:12:00Z">
          <w:pPr/>
        </w:pPrChange>
      </w:pPr>
      <w:ins w:id="205" w:author="Christy Caudill" w:date="2014-04-29T14:21:00Z">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ins>
    </w:p>
    <w:p w14:paraId="4849BD95" w14:textId="6C06C8D0" w:rsidR="005C710F" w:rsidRDefault="005C710F" w:rsidP="0089677A">
      <w:pPr>
        <w:pStyle w:val="ListParagraph"/>
        <w:numPr>
          <w:ilvl w:val="0"/>
          <w:numId w:val="23"/>
        </w:numPr>
        <w:rPr>
          <w:ins w:id="206" w:author="Christy Caudill" w:date="2014-04-29T14:21:00Z"/>
          <w:lang w:eastAsia="ja-JP"/>
        </w:rPr>
        <w:pPrChange w:id="207" w:author="Christy Caudill" w:date="2014-04-29T16:12:00Z">
          <w:pPr/>
        </w:pPrChange>
      </w:pPr>
      <w:ins w:id="208" w:author="Christy Caudill" w:date="2014-04-29T14:21:00Z">
        <w:r>
          <w:rPr>
            <w:lang w:eastAsia="ja-JP"/>
          </w:rPr>
          <w:t>Tier 3 data are expected to be transferred via standard Open Geospatial Consortium (OGC) web services (e.g. Web Feature Service or WFS, Web Map Service or WMS, Web Coverage Service or WCS)</w:t>
        </w:r>
      </w:ins>
    </w:p>
    <w:p w14:paraId="4FFAE9D9" w14:textId="1BDDBEFD" w:rsidR="005C710F" w:rsidRDefault="005C710F" w:rsidP="0089677A">
      <w:pPr>
        <w:pStyle w:val="ListParagraph"/>
        <w:numPr>
          <w:ilvl w:val="0"/>
          <w:numId w:val="23"/>
        </w:numPr>
        <w:rPr>
          <w:ins w:id="209" w:author="Christy Caudill" w:date="2014-04-29T16:13:00Z"/>
          <w:lang w:eastAsia="ja-JP"/>
        </w:rPr>
        <w:pPrChange w:id="210" w:author="Christy Caudill" w:date="2014-04-29T16:12:00Z">
          <w:pPr/>
        </w:pPrChange>
      </w:pPr>
      <w:ins w:id="211" w:author="Christy Caudill" w:date="2014-04-29T14:21:00Z">
        <w:r>
          <w:rPr>
            <w:lang w:eastAsia="ja-JP"/>
          </w:rPr>
          <w:t>Metadata is transferred via a standard OGC web service, Catalog Service for the Web or CSW</w:t>
        </w:r>
      </w:ins>
    </w:p>
    <w:p w14:paraId="37585486" w14:textId="77777777" w:rsidR="0089677A" w:rsidRDefault="0089677A" w:rsidP="0089677A">
      <w:pPr>
        <w:pStyle w:val="ListParagraph"/>
        <w:rPr>
          <w:ins w:id="212" w:author="Christy Caudill" w:date="2014-04-29T14:21:00Z"/>
          <w:lang w:eastAsia="ja-JP"/>
        </w:rPr>
        <w:pPrChange w:id="213" w:author="Christy Caudill" w:date="2014-04-29T16:13:00Z">
          <w:pPr/>
        </w:pPrChange>
      </w:pPr>
    </w:p>
    <w:p w14:paraId="67EA192C" w14:textId="77777777" w:rsidR="005C710F" w:rsidRDefault="005C710F" w:rsidP="005C710F">
      <w:pPr>
        <w:rPr>
          <w:ins w:id="214" w:author="Christy Caudill" w:date="2014-04-29T14:21:00Z"/>
          <w:lang w:eastAsia="ja-JP"/>
        </w:rPr>
      </w:pPr>
      <w:ins w:id="215" w:author="Christy Caudill" w:date="2014-04-29T14:21:00Z">
        <w:r>
          <w:rPr>
            <w:lang w:eastAsia="ja-JP"/>
          </w:rPr>
          <w:t>System Components Targeted for Software Development</w:t>
        </w:r>
      </w:ins>
    </w:p>
    <w:p w14:paraId="1AD4AA0B" w14:textId="0D6B3320" w:rsidR="005C710F" w:rsidRDefault="005C710F" w:rsidP="0089677A">
      <w:pPr>
        <w:pStyle w:val="ListParagraph"/>
        <w:numPr>
          <w:ilvl w:val="0"/>
          <w:numId w:val="23"/>
        </w:numPr>
        <w:rPr>
          <w:ins w:id="216" w:author="Christy Caudill" w:date="2014-04-29T14:21:00Z"/>
          <w:lang w:eastAsia="ja-JP"/>
        </w:rPr>
        <w:pPrChange w:id="217" w:author="Christy Caudill" w:date="2014-04-29T16:13:00Z">
          <w:pPr/>
        </w:pPrChange>
      </w:pPr>
      <w:ins w:id="218" w:author="Christy Caudill" w:date="2014-04-29T14:21:00Z">
        <w:r>
          <w:rPr>
            <w:lang w:eastAsia="ja-JP"/>
          </w:rPr>
          <w:t>An NGDS Node application, or node-in-a-box, which assists a data provider in sharing their data using the appropriate NGDS standards and protocols, as well as in describing their data u</w:t>
        </w:r>
        <w:r>
          <w:rPr>
            <w:lang w:eastAsia="ja-JP"/>
          </w:rPr>
          <w:t>s</w:t>
        </w:r>
        <w:r>
          <w:rPr>
            <w:lang w:eastAsia="ja-JP"/>
          </w:rPr>
          <w:t>ing the system’s metadata standards</w:t>
        </w:r>
      </w:ins>
    </w:p>
    <w:p w14:paraId="6B8C218A" w14:textId="40A6C949" w:rsidR="005C710F" w:rsidRDefault="005C710F" w:rsidP="0089677A">
      <w:pPr>
        <w:pStyle w:val="ListParagraph"/>
        <w:numPr>
          <w:ilvl w:val="0"/>
          <w:numId w:val="23"/>
        </w:numPr>
        <w:rPr>
          <w:ins w:id="219" w:author="Christy Caudill" w:date="2014-04-29T14:21:00Z"/>
          <w:lang w:eastAsia="ja-JP"/>
        </w:rPr>
        <w:pPrChange w:id="220" w:author="Christy Caudill" w:date="2014-04-29T16:13:00Z">
          <w:pPr/>
        </w:pPrChange>
      </w:pPr>
      <w:ins w:id="221" w:author="Christy Caudill" w:date="2014-04-29T14:21:00Z">
        <w:r>
          <w:rPr>
            <w:lang w:eastAsia="ja-JP"/>
          </w:rPr>
          <w:t>A web-application capable of creating and dereferencing URIs for resources in the sy</w:t>
        </w:r>
        <w:r>
          <w:rPr>
            <w:lang w:eastAsia="ja-JP"/>
          </w:rPr>
          <w:t>s</w:t>
        </w:r>
        <w:r>
          <w:rPr>
            <w:lang w:eastAsia="ja-JP"/>
          </w:rPr>
          <w:t>tem</w:t>
        </w:r>
      </w:ins>
    </w:p>
    <w:p w14:paraId="79EF9826" w14:textId="2DF1EDCD" w:rsidR="005C710F" w:rsidRDefault="005C710F" w:rsidP="0089677A">
      <w:pPr>
        <w:pStyle w:val="ListParagraph"/>
        <w:numPr>
          <w:ilvl w:val="0"/>
          <w:numId w:val="23"/>
        </w:numPr>
        <w:rPr>
          <w:ins w:id="222" w:author="Christy Caudill" w:date="2014-04-29T14:21:00Z"/>
          <w:lang w:eastAsia="ja-JP"/>
        </w:rPr>
        <w:pPrChange w:id="223" w:author="Christy Caudill" w:date="2014-04-29T16:13:00Z">
          <w:pPr/>
        </w:pPrChange>
      </w:pPr>
      <w:ins w:id="224" w:author="Christy Caudill" w:date="2014-04-29T14:21:00Z">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ins>
    </w:p>
    <w:p w14:paraId="5770452D" w14:textId="4E589741" w:rsidR="005C710F" w:rsidRDefault="005C710F" w:rsidP="0089677A">
      <w:pPr>
        <w:pStyle w:val="ListParagraph"/>
        <w:numPr>
          <w:ilvl w:val="0"/>
          <w:numId w:val="23"/>
        </w:numPr>
        <w:rPr>
          <w:ins w:id="225" w:author="Christy Caudill" w:date="2014-04-29T15:25:00Z"/>
          <w:lang w:eastAsia="ja-JP"/>
        </w:rPr>
        <w:pPrChange w:id="226" w:author="Christy Caudill" w:date="2014-04-29T16:13:00Z">
          <w:pPr/>
        </w:pPrChange>
      </w:pPr>
      <w:ins w:id="227" w:author="Christy Caudill" w:date="2014-04-29T14:21:00Z">
        <w:r>
          <w:rPr>
            <w:lang w:eastAsia="ja-JP"/>
          </w:rPr>
          <w:t>A user-centered, entry-point web-application where data consumers go to find, evaluate, e</w:t>
        </w:r>
        <w:r>
          <w:rPr>
            <w:lang w:eastAsia="ja-JP"/>
          </w:rPr>
          <w:t>x</w:t>
        </w:r>
        <w:r>
          <w:rPr>
            <w:lang w:eastAsia="ja-JP"/>
          </w:rPr>
          <w:t>plore and acquire data in the NGDS</w:t>
        </w:r>
      </w:ins>
    </w:p>
    <w:p w14:paraId="64120F48" w14:textId="77777777" w:rsidR="00757AB6" w:rsidRDefault="00757AB6" w:rsidP="005C710F">
      <w:pPr>
        <w:rPr>
          <w:ins w:id="228" w:author="Christy Caudill" w:date="2014-04-29T15:25:00Z"/>
          <w:lang w:eastAsia="ja-JP"/>
        </w:rPr>
      </w:pPr>
    </w:p>
    <w:p w14:paraId="70BDE9E4" w14:textId="1C35B347" w:rsidR="00757AB6" w:rsidRDefault="00876176" w:rsidP="00757AB6">
      <w:pPr>
        <w:rPr>
          <w:ins w:id="229" w:author="Christy Caudill" w:date="2014-04-29T15:25:00Z"/>
          <w:lang w:eastAsia="ja-JP"/>
        </w:rPr>
      </w:pPr>
      <w:ins w:id="230" w:author="Christy Caudill" w:date="2014-04-29T15:44:00Z">
        <w:r>
          <w:rPr>
            <w:lang w:eastAsia="ja-JP"/>
          </w:rPr>
          <w:t xml:space="preserve">Additional </w:t>
        </w:r>
      </w:ins>
      <w:ins w:id="231" w:author="Christy Caudill" w:date="2014-04-29T15:25:00Z">
        <w:r w:rsidR="00757AB6">
          <w:rPr>
            <w:lang w:eastAsia="ja-JP"/>
          </w:rPr>
          <w:t>Requirements Imposed by NGDS Architecture</w:t>
        </w:r>
      </w:ins>
    </w:p>
    <w:p w14:paraId="7E73A280" w14:textId="7CDE4AD6" w:rsidR="00757AB6" w:rsidRDefault="00757AB6" w:rsidP="0089677A">
      <w:pPr>
        <w:pStyle w:val="ListParagraph"/>
        <w:numPr>
          <w:ilvl w:val="0"/>
          <w:numId w:val="23"/>
        </w:numPr>
        <w:rPr>
          <w:ins w:id="232" w:author="Christy Caudill" w:date="2014-04-29T15:25:00Z"/>
          <w:lang w:eastAsia="ja-JP"/>
        </w:rPr>
        <w:pPrChange w:id="233" w:author="Christy Caudill" w:date="2014-04-29T16:13:00Z">
          <w:pPr/>
        </w:pPrChange>
      </w:pPr>
      <w:ins w:id="234" w:author="Christy Caudill" w:date="2014-04-29T15:25:00Z">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ins>
    </w:p>
    <w:p w14:paraId="352DFDEA" w14:textId="2D2D7A66" w:rsidR="00757AB6" w:rsidRDefault="00757AB6" w:rsidP="0089677A">
      <w:pPr>
        <w:pStyle w:val="ListParagraph"/>
        <w:numPr>
          <w:ilvl w:val="0"/>
          <w:numId w:val="23"/>
        </w:numPr>
        <w:rPr>
          <w:ins w:id="235" w:author="Christy Caudill" w:date="2014-04-29T15:25:00Z"/>
          <w:lang w:eastAsia="ja-JP"/>
        </w:rPr>
        <w:pPrChange w:id="236" w:author="Christy Caudill" w:date="2014-04-29T16:13:00Z">
          <w:pPr/>
        </w:pPrChange>
      </w:pPr>
      <w:ins w:id="237" w:author="Christy Caudill" w:date="2014-04-29T15:25:00Z">
        <w:r>
          <w:rPr>
            <w:lang w:eastAsia="ja-JP"/>
          </w:rPr>
          <w:lastRenderedPageBreak/>
          <w:t>Generates URIs based on a standard NGDS syntax</w:t>
        </w:r>
      </w:ins>
    </w:p>
    <w:p w14:paraId="5664BFE7" w14:textId="77777777" w:rsidR="0089677A" w:rsidRDefault="0089677A" w:rsidP="0089677A">
      <w:pPr>
        <w:rPr>
          <w:ins w:id="238" w:author="Christy Caudill" w:date="2014-04-29T16:14:00Z"/>
          <w:lang w:eastAsia="ja-JP"/>
        </w:rPr>
      </w:pPr>
    </w:p>
    <w:p w14:paraId="4072C5C3" w14:textId="77777777" w:rsidR="00757AB6" w:rsidRDefault="00757AB6" w:rsidP="0089677A">
      <w:pPr>
        <w:rPr>
          <w:ins w:id="239" w:author="Christy Caudill" w:date="2014-04-29T15:25:00Z"/>
          <w:lang w:eastAsia="ja-JP"/>
        </w:rPr>
      </w:pPr>
      <w:ins w:id="240" w:author="Christy Caudill" w:date="2014-04-29T15:25:00Z">
        <w:r>
          <w:rPr>
            <w:lang w:eastAsia="ja-JP"/>
          </w:rPr>
          <w:t>Authentication Requirements</w:t>
        </w:r>
      </w:ins>
    </w:p>
    <w:p w14:paraId="0E1995D2" w14:textId="33509184" w:rsidR="00757AB6" w:rsidRDefault="00757AB6" w:rsidP="0089677A">
      <w:pPr>
        <w:pStyle w:val="ListParagraph"/>
        <w:numPr>
          <w:ilvl w:val="0"/>
          <w:numId w:val="23"/>
        </w:numPr>
        <w:rPr>
          <w:ins w:id="241" w:author="Christy Caudill" w:date="2014-04-29T15:25:00Z"/>
          <w:lang w:eastAsia="ja-JP"/>
        </w:rPr>
        <w:pPrChange w:id="242" w:author="Christy Caudill" w:date="2014-04-29T16:13:00Z">
          <w:pPr/>
        </w:pPrChange>
      </w:pPr>
      <w:ins w:id="243" w:author="Christy Caudill" w:date="2014-04-29T15:25:00Z">
        <w:r>
          <w:rPr>
            <w:lang w:eastAsia="ja-JP"/>
          </w:rPr>
          <w:t>URIs categorized by namespaces, which are likely to correlate closely with instances of NGDS Node applications</w:t>
        </w:r>
      </w:ins>
    </w:p>
    <w:p w14:paraId="069553D0" w14:textId="00B9ED5D" w:rsidR="00757AB6" w:rsidRDefault="00757AB6" w:rsidP="0089677A">
      <w:pPr>
        <w:pStyle w:val="ListParagraph"/>
        <w:numPr>
          <w:ilvl w:val="0"/>
          <w:numId w:val="23"/>
        </w:numPr>
        <w:rPr>
          <w:ins w:id="244" w:author="Christy Caudill" w:date="2014-04-29T15:25:00Z"/>
          <w:lang w:eastAsia="ja-JP"/>
        </w:rPr>
        <w:pPrChange w:id="245" w:author="Christy Caudill" w:date="2014-04-29T16:13:00Z">
          <w:pPr/>
        </w:pPrChange>
      </w:pPr>
      <w:ins w:id="246" w:author="Christy Caudill" w:date="2014-04-29T15:25:00Z">
        <w:r>
          <w:rPr>
            <w:lang w:eastAsia="ja-JP"/>
          </w:rPr>
          <w:t>User authentication mechanism with permissions to create/edit tied to namespaces</w:t>
        </w:r>
      </w:ins>
    </w:p>
    <w:p w14:paraId="7222D223" w14:textId="77777777" w:rsidR="0089677A" w:rsidRDefault="0089677A" w:rsidP="00757AB6">
      <w:pPr>
        <w:rPr>
          <w:ins w:id="247" w:author="Christy Caudill" w:date="2014-04-29T16:14:00Z"/>
          <w:lang w:eastAsia="ja-JP"/>
        </w:rPr>
      </w:pPr>
    </w:p>
    <w:p w14:paraId="29BD00B8" w14:textId="77777777" w:rsidR="00757AB6" w:rsidRDefault="00757AB6" w:rsidP="00757AB6">
      <w:pPr>
        <w:rPr>
          <w:ins w:id="248" w:author="Christy Caudill" w:date="2014-04-29T15:25:00Z"/>
          <w:lang w:eastAsia="ja-JP"/>
        </w:rPr>
      </w:pPr>
      <w:ins w:id="249" w:author="Christy Caudill" w:date="2014-04-29T15:25:00Z">
        <w:r>
          <w:rPr>
            <w:lang w:eastAsia="ja-JP"/>
          </w:rPr>
          <w:t>Functional Requirements</w:t>
        </w:r>
      </w:ins>
    </w:p>
    <w:p w14:paraId="52D1687C" w14:textId="0F7F3492" w:rsidR="00757AB6" w:rsidRDefault="00757AB6" w:rsidP="0089677A">
      <w:pPr>
        <w:pStyle w:val="ListParagraph"/>
        <w:numPr>
          <w:ilvl w:val="0"/>
          <w:numId w:val="23"/>
        </w:numPr>
        <w:rPr>
          <w:ins w:id="250" w:author="Christy Caudill" w:date="2014-04-29T15:25:00Z"/>
          <w:lang w:eastAsia="ja-JP"/>
        </w:rPr>
        <w:pPrChange w:id="251" w:author="Christy Caudill" w:date="2014-04-29T16:14:00Z">
          <w:pPr/>
        </w:pPrChange>
      </w:pPr>
      <w:ins w:id="252" w:author="Christy Caudill" w:date="2014-04-29T15:25:00Z">
        <w:r>
          <w:rPr>
            <w:lang w:eastAsia="ja-JP"/>
          </w:rPr>
          <w:t>URIs support regular expression pattern based redirection</w:t>
        </w:r>
      </w:ins>
    </w:p>
    <w:p w14:paraId="23E12648" w14:textId="5E0C74D7" w:rsidR="00757AB6" w:rsidRDefault="00757AB6" w:rsidP="0089677A">
      <w:pPr>
        <w:pStyle w:val="ListParagraph"/>
        <w:numPr>
          <w:ilvl w:val="0"/>
          <w:numId w:val="23"/>
        </w:numPr>
        <w:rPr>
          <w:ins w:id="253" w:author="Christy Caudill" w:date="2014-04-29T14:21:00Z"/>
          <w:lang w:eastAsia="ja-JP"/>
        </w:rPr>
        <w:pPrChange w:id="254" w:author="Christy Caudill" w:date="2014-04-29T16:14:00Z">
          <w:pPr/>
        </w:pPrChange>
      </w:pPr>
      <w:ins w:id="255" w:author="Christy Caudill" w:date="2014-04-29T15:25:00Z">
        <w:r>
          <w:rPr>
            <w:lang w:eastAsia="ja-JP"/>
          </w:rPr>
          <w:t>URIs implement HTTP content-negotiation for retrieval of different representations of the same resource</w:t>
        </w:r>
      </w:ins>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rPr>
          <w:ins w:id="256" w:author="Christy Caudill" w:date="2014-04-29T16:37:00Z"/>
        </w:rPr>
      </w:pPr>
    </w:p>
    <w:p w14:paraId="40F51CA1" w14:textId="77777777" w:rsidR="005E76D0" w:rsidRDefault="005E76D0" w:rsidP="00DF5CEE">
      <w:pPr>
        <w:pStyle w:val="Heading2"/>
        <w:rPr>
          <w:ins w:id="257" w:author="Christy Caudill" w:date="2014-04-29T16:37:00Z"/>
        </w:rPr>
      </w:pPr>
    </w:p>
    <w:p w14:paraId="16581BEA" w14:textId="77777777" w:rsidR="005E76D0" w:rsidRDefault="005E76D0" w:rsidP="00DF5CEE">
      <w:pPr>
        <w:pStyle w:val="Heading2"/>
        <w:rPr>
          <w:ins w:id="258" w:author="Christy Caudill" w:date="2014-04-29T16:37:00Z"/>
        </w:rPr>
      </w:pPr>
    </w:p>
    <w:p w14:paraId="4D33A82A" w14:textId="77777777" w:rsidR="005E76D0" w:rsidRDefault="005E76D0" w:rsidP="00DF5CEE">
      <w:pPr>
        <w:pStyle w:val="Heading2"/>
        <w:rPr>
          <w:ins w:id="259" w:author="Christy Caudill" w:date="2014-04-29T16:37:00Z"/>
        </w:rPr>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0" w14:textId="77777777" w:rsidR="00E91244" w:rsidDel="005636C9" w:rsidRDefault="00E91244" w:rsidP="00DF5CEE">
      <w:pPr>
        <w:rPr>
          <w:del w:id="260" w:author="Christy Caudill" w:date="2014-04-29T16:32:00Z"/>
        </w:rPr>
      </w:pPr>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550AE3" w:rsidRPr="00D461F3"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550AE3" w:rsidRPr="00D461F3" w:rsidRDefault="00550AE3"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p>
    <w:p w14:paraId="77211FE2" w14:textId="0E4998A7" w:rsidR="005636C9" w:rsidDel="005636C9" w:rsidRDefault="00E91244" w:rsidP="00DF5CEE">
      <w:pPr>
        <w:rPr>
          <w:del w:id="261" w:author="Christy Caudill" w:date="2014-04-29T16:33:00Z"/>
        </w:rPr>
      </w:pPr>
      <w:r>
        <w:t>The CSW service requires all conformant implementations to return metadata using a simple XML encoding of the Dublin Core Elements and Terms</w:t>
      </w:r>
      <w:r w:rsidR="00CA7E36">
        <w:t xml:space="preserve"> (csw:record)</w:t>
      </w:r>
      <w:r>
        <w:t xml:space="preserve">, and defines a </w:t>
      </w:r>
      <w:r w:rsidR="00CA7E36">
        <w:t>collection of metadata content elements as</w:t>
      </w:r>
      <w:r>
        <w:t xml:space="preserve"> core queryable and returnable elements (see OGC 07-006r1). The base CSW specification adds a bounding box as a core queryable requirement for any CSW cat</w:t>
      </w:r>
      <w:r>
        <w:t>a</w:t>
      </w:r>
      <w:r>
        <w:t xml:space="preserve">log.  </w:t>
      </w:r>
      <w:r w:rsidR="00CA7E36">
        <w:t xml:space="preserve">Any CSW server must be able to search for criteria based on core queryable elements, and must include the core returnable elements in </w:t>
      </w:r>
      <w:r w:rsidR="00B66C64">
        <w:t xml:space="preserve">csw:record XML </w:t>
      </w:r>
      <w:r w:rsidR="00CA7E36">
        <w:t xml:space="preserve">response documents (although </w:t>
      </w:r>
      <w:r w:rsidR="00B66C64">
        <w:t>e</w:t>
      </w:r>
      <w:r w:rsidR="00B66C64">
        <w:t>l</w:t>
      </w:r>
      <w:r w:rsidR="00B66C64">
        <w:t xml:space="preserve">ement </w:t>
      </w:r>
      <w:r w:rsidR="00CA7E36">
        <w:t>values may be nil). In addition a</w:t>
      </w:r>
      <w:r>
        <w:t xml:space="preserve"> CSW service can </w:t>
      </w:r>
      <w:r w:rsidR="00B66C64">
        <w:t>offer</w:t>
      </w:r>
      <w:r>
        <w:t xml:space="preserve"> any</w:t>
      </w:r>
      <w:r w:rsidR="00CA7E36">
        <w:t xml:space="preserve"> other</w:t>
      </w:r>
      <w:r>
        <w:t xml:space="preserve"> xml schema for metad</w:t>
      </w:r>
      <w:r>
        <w:t>a</w:t>
      </w:r>
      <w:r>
        <w:t>ta content, and in the geospatial community, the most widely used profile is for the ISO 19115/19115 metadata. Use of this metadata schema allows richer metadata content that enables greater automation of access to resources.</w:t>
      </w:r>
    </w:p>
    <w:p w14:paraId="3ED566B2" w14:textId="1A659CF7" w:rsidR="00CC56EE" w:rsidRDefault="00E76B90" w:rsidP="00DF5CEE">
      <w:r>
        <w:lastRenderedPageBreak/>
        <w:t xml:space="preserve">NGDS Catalog </w:t>
      </w:r>
      <w:r w:rsidR="00B66C64">
        <w:t xml:space="preserve">instances </w:t>
      </w:r>
      <w:r>
        <w:t>may be implemented with various software and hardware configur</w:t>
      </w:r>
      <w:r>
        <w:t>a</w:t>
      </w:r>
      <w:r>
        <w:t>tions on any node in the system. To be an NGDS compatible/compliant catalog, the only r</w:t>
      </w:r>
      <w:r>
        <w:t>e</w:t>
      </w:r>
      <w:r>
        <w:t xml:space="preserve">quirement is that they implement an NGDS catalog service profile, and provide metadata in at least one outputFormat schema and profile that conforms to an NGDS metadata interchange specification. </w:t>
      </w:r>
    </w:p>
    <w:p w14:paraId="0FF2ECD5" w14:textId="3BDFE06D" w:rsidR="00F420CE" w:rsidDel="00F85F21" w:rsidRDefault="00CC56EE" w:rsidP="00DF5CEE">
      <w:pPr>
        <w:rPr>
          <w:del w:id="262" w:author="Christy Caudill" w:date="2014-04-29T16:37:00Z"/>
        </w:rPr>
      </w:pPr>
      <w:r>
        <w:t xml:space="preserve">A metadata content requirement recommendation is being considered by the </w:t>
      </w:r>
      <w:r w:rsidR="007B4276">
        <w:t>NGDS separately</w:t>
      </w:r>
      <w:r>
        <w:t xml:space="preserve">, and when </w:t>
      </w:r>
      <w:r w:rsidR="007B4276">
        <w:t>a metadata content model is adopted for NGDS, encoding profiles for csw:record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hyperlink r:id="rId15" w:history="1">
        <w:r w:rsidR="007B4276" w:rsidRPr="004E637C">
          <w:rPr>
            <w:rStyle w:val="Hyperlink"/>
          </w:rPr>
          <w:t>http://tools.ietf.org/html/rfc5023</w:t>
        </w:r>
      </w:hyperlink>
      <w:r w:rsidR="007B4276">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77777777"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Many options are available for implementing document repositories, including DSpace (FOSS</w:t>
      </w:r>
      <w:r w:rsidR="00C91F84">
        <w:t xml:space="preserve">, </w:t>
      </w:r>
      <w:r w:rsidR="00C91F84" w:rsidRPr="00C91F84">
        <w:t>http://www.dspace.org/</w:t>
      </w:r>
      <w:r>
        <w:t xml:space="preserve">), OCLC ContentDM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lastRenderedPageBreak/>
        <w:t>Data delivery through a service requires the service provider to perform any necessary data int</w:t>
      </w:r>
      <w:r>
        <w:t>e</w:t>
      </w:r>
      <w:r>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525B81A1" w:rsidR="00E76B90" w:rsidRDefault="00E76B90" w:rsidP="0085088D">
      <w:pPr>
        <w:rPr>
          <w:ins w:id="263" w:author="Christy Caudill" w:date="2014-04-29T17:00:00Z"/>
        </w:rPr>
      </w:pPr>
      <w:r>
        <w:t xml:space="preserve">Thus, </w:t>
      </w:r>
      <w:del w:id="264" w:author="Christy Caudill" w:date="2014-04-29T16:57:00Z">
        <w:r w:rsidDel="00AD2577">
          <w:delText xml:space="preserve">in the initial phase of the project </w:delText>
        </w:r>
      </w:del>
      <w:r>
        <w:t xml:space="preserve">services </w:t>
      </w:r>
      <w:ins w:id="265" w:author="Christy Caudill" w:date="2014-04-29T16:57:00Z">
        <w:r w:rsidR="00AD2577">
          <w:t>are</w:t>
        </w:r>
      </w:ins>
      <w:del w:id="266" w:author="Christy Caudill" w:date="2014-04-29T16:57:00Z">
        <w:r w:rsidDel="00AD2577">
          <w:delText xml:space="preserve">will </w:delText>
        </w:r>
      </w:del>
      <w:r>
        <w:t xml:space="preserve">be defined using simple xml schema with string and numeric-valued elements. These services can be consumed by existing clients like ArcMap and Quantum GIS. </w:t>
      </w:r>
      <w:r w:rsidR="00433860">
        <w:t>S</w:t>
      </w:r>
      <w:r>
        <w:t>imple</w:t>
      </w:r>
      <w:r w:rsidR="00433860">
        <w:t xml:space="preserve"> feature</w:t>
      </w:r>
      <w:r>
        <w:t xml:space="preserve"> schema will be compatible with </w:t>
      </w:r>
      <w:r w:rsidR="00433860">
        <w:t xml:space="preserve">GeoSciML, </w:t>
      </w:r>
      <w:r>
        <w:t xml:space="preserve"> ISO specifications</w:t>
      </w:r>
      <w:r w:rsidR="00433860">
        <w:t>, and other complex standard schema</w:t>
      </w:r>
      <w:r>
        <w:t xml:space="preserve"> to the degree that is practical. As clients are developed for richer-content complex feature services, the NGDS </w:t>
      </w:r>
      <w:r w:rsidR="00433860">
        <w:t>can adopt</w:t>
      </w:r>
      <w:r>
        <w:t xml:space="preserve"> more complex</w:t>
      </w:r>
      <w:r w:rsidR="00433860">
        <w:t>, i</w:t>
      </w:r>
      <w:r w:rsidR="00433860">
        <w:t>n</w:t>
      </w:r>
      <w:r w:rsidR="00433860">
        <w:t>formation-rich</w:t>
      </w:r>
      <w:r>
        <w:t xml:space="preserve"> schema.  There are also a number of other data formats in use in related comm</w:t>
      </w:r>
      <w:r>
        <w:t>u</w:t>
      </w:r>
      <w:r>
        <w:t>nities for geoscience information interchange, including WaterML in use by the CUAHSI pr</w:t>
      </w:r>
      <w:r>
        <w:t>o</w:t>
      </w:r>
      <w:r>
        <w:t xml:space="preserve">ject, NetCDF, which is widely used for large numeric data sets in the atmospheric and remote sensing communities, and an xml markup developed for geochemical data by the EarthChem project. </w:t>
      </w:r>
      <w:del w:id="267" w:author="Christy Caudill" w:date="2014-04-29T17:00:00Z">
        <w:r w:rsidDel="00482814">
          <w:delText>Where ever possible, NGDS data providers should reuse existing schema to take a</w:delText>
        </w:r>
        <w:r w:rsidDel="00482814">
          <w:delText>d</w:delText>
        </w:r>
        <w:r w:rsidDel="00482814">
          <w:delText>vantage of tools developed to consume data in these formats.</w:delText>
        </w:r>
      </w:del>
      <w:ins w:id="268" w:author="Christy Caudill" w:date="2014-04-29T17:44:00Z">
        <w:r w:rsidR="00EE70A2" w:rsidRPr="00EE70A2">
          <w:t xml:space="preserve"> </w:t>
        </w:r>
        <w:r w:rsidR="00EE70A2">
          <w:t>NGDS has used such schemas as a basis for constructing current information exchanges so that uniformity and interoperability in the science community are more likely to be achieved.</w:t>
        </w:r>
      </w:ins>
    </w:p>
    <w:p w14:paraId="31116D44" w14:textId="6F55344B" w:rsidR="00482814" w:rsidRPr="0085088D" w:rsidDel="00EE70A2" w:rsidRDefault="00482814" w:rsidP="0085088D">
      <w:pPr>
        <w:rPr>
          <w:del w:id="269" w:author="Christy Caudill" w:date="2014-04-29T17:44:00Z"/>
        </w:rPr>
      </w:pPr>
    </w:p>
    <w:p w14:paraId="3ED566BD" w14:textId="1DE764B0" w:rsidR="00E76B90" w:rsidDel="00482814" w:rsidRDefault="00E76B90" w:rsidP="00910897">
      <w:pPr>
        <w:pStyle w:val="Heading3"/>
        <w:rPr>
          <w:del w:id="270" w:author="Christy Caudill" w:date="2014-04-29T16:59:00Z"/>
        </w:rPr>
      </w:pPr>
      <w:del w:id="271" w:author="Christy Caudill" w:date="2014-04-29T16:59:00Z">
        <w:r w:rsidDel="00482814">
          <w:delText>Infrastructure Server</w:delText>
        </w:r>
      </w:del>
    </w:p>
    <w:p w14:paraId="3ED566BE" w14:textId="03FAA3D1" w:rsidR="00E76B90" w:rsidDel="00482814" w:rsidRDefault="00E76B90" w:rsidP="000F2DCC">
      <w:pPr>
        <w:rPr>
          <w:del w:id="272" w:author="Christy Caudill" w:date="2014-04-29T16:59:00Z"/>
        </w:rPr>
      </w:pPr>
      <w:del w:id="273" w:author="Christy Caudill" w:date="2014-04-29T16:59:00Z">
        <w:r w:rsidDel="00482814">
          <w:delText>The extensive requirements for the NGDS laid out in the requirements section proscribe a colle</w:delText>
        </w:r>
        <w:r w:rsidDel="00482814">
          <w:delText>c</w:delText>
        </w:r>
        <w:r w:rsidDel="00482814">
          <w:delText>tion of functions that must be available on a system wide basis. These functions will be provided by infra</w:delText>
        </w:r>
        <w:r w:rsidR="00433860" w:rsidDel="00482814">
          <w:delText xml:space="preserve">structure servers. </w:delText>
        </w:r>
      </w:del>
      <w:del w:id="274" w:author="Christy Caudill" w:date="2014-04-29T16:57:00Z">
        <w:r w:rsidR="00433860" w:rsidDel="00482814">
          <w:delText>The NGDS steering committee will have to develop policies for the l</w:delText>
        </w:r>
        <w:r w:rsidR="00433860" w:rsidDel="00482814">
          <w:delText>o</w:delText>
        </w:r>
        <w:r w:rsidR="00433860" w:rsidDel="00482814">
          <w:delText>cation and maintenance of these servers</w:delText>
        </w:r>
        <w:r w:rsidDel="00482814">
          <w:delText xml:space="preserve">. </w:delText>
        </w:r>
      </w:del>
      <w:del w:id="275" w:author="Christy Caudill" w:date="2014-04-29T16:59:00Z">
        <w:r w:rsidDel="00482814">
          <w:delText>The most important infrastructure services identified at this point include caching, mirroring, and backing up system data; providing a home for o</w:delText>
        </w:r>
        <w:r w:rsidDel="00482814">
          <w:delText>r</w:delText>
        </w:r>
        <w:r w:rsidDel="00482814">
          <w:delText>phaned data or legacy data; user authentication for access control, vocabulary services for prov</w:delText>
        </w:r>
        <w:r w:rsidDel="00482814">
          <w:delText>i</w:delText>
        </w:r>
        <w:r w:rsidDel="00482814">
          <w:delText>sion of community vocabularies for semantic interoperability, and identifier registration services that will provide URI dereferencing</w:delText>
        </w:r>
        <w:r w:rsidR="00433860" w:rsidDel="00482814">
          <w:delText xml:space="preserve">, </w:delText>
        </w:r>
        <w:r w:rsidDel="00482814">
          <w:delText xml:space="preserve">and </w:delText>
        </w:r>
        <w:r w:rsidR="00433860" w:rsidDel="00482814">
          <w:delText xml:space="preserve">services for </w:delText>
        </w:r>
        <w:r w:rsidDel="00482814">
          <w:delText>mapping between identifier schemes to avoid unrecognized duplication of resources. Other infrastructure functionality that would be useful includes validation of information interchange documents to determine if and to what d</w:delText>
        </w:r>
        <w:r w:rsidDel="00482814">
          <w:delText>e</w:delText>
        </w:r>
        <w:r w:rsidDel="00482814">
          <w:delText>gree they conform to system specifications</w:delText>
        </w:r>
        <w:r w:rsidR="00433860" w:rsidDel="00482814">
          <w:delText>,</w:delText>
        </w:r>
        <w:r w:rsidDel="00482814">
          <w:delText xml:space="preserve"> social networking functions such as resource rating, comment, </w:delText>
        </w:r>
        <w:r w:rsidR="00433860" w:rsidDel="00482814">
          <w:delText xml:space="preserve">and </w:delText>
        </w:r>
        <w:r w:rsidDel="00482814">
          <w:delText>feedback; and usage monitoring and reporting</w:delText>
        </w:r>
        <w:r w:rsidR="00433860" w:rsidDel="00482814">
          <w:delText xml:space="preserve"> services</w:delText>
        </w:r>
        <w:r w:rsidDel="00482814">
          <w:delText>. Development of such i</w:delText>
        </w:r>
        <w:r w:rsidDel="00482814">
          <w:delText>n</w:delText>
        </w:r>
        <w:r w:rsidDel="00482814">
          <w:delText>frastructure services should be prioritized to support data services that are actually being impl</w:delText>
        </w:r>
        <w:r w:rsidDel="00482814">
          <w:delText>e</w:delText>
        </w:r>
        <w:r w:rsidDel="00482814">
          <w:delText>mented.</w:delText>
        </w:r>
      </w:del>
    </w:p>
    <w:p w14:paraId="416B3CB4" w14:textId="77777777" w:rsidR="00482814" w:rsidRDefault="00482814" w:rsidP="000F2DCC">
      <w:pPr>
        <w:rPr>
          <w:ins w:id="276" w:author="Christy Caudill" w:date="2014-04-29T16:59:00Z"/>
        </w:rPr>
      </w:pP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6CA41765" w:rsidR="00E76B90" w:rsidRDefault="00E76B90" w:rsidP="00910897">
      <w:pPr>
        <w:pStyle w:val="Heading3"/>
      </w:pPr>
      <w:r>
        <w:t>Clients</w:t>
      </w:r>
    </w:p>
    <w:p w14:paraId="3ED566C2" w14:textId="789421EA" w:rsidR="00E76B90" w:rsidRPr="004B40D2" w:rsidRDefault="00E76B90" w:rsidP="002C21C5">
      <w:r>
        <w:t>The client applications implement most of the desktop analytical and search functionality r</w:t>
      </w:r>
      <w:r>
        <w:t>e</w:t>
      </w:r>
      <w:r>
        <w:t xml:space="preserve">quired by the system. </w:t>
      </w:r>
      <w:del w:id="277" w:author="Christy Caudill" w:date="2014-04-29T17:36:00Z">
        <w:r w:rsidDel="004B40D2">
          <w:delText>These are outside the scope of this data-access system architecture except for the provision that they</w:delText>
        </w:r>
      </w:del>
      <w:ins w:id="278" w:author="Christy Caudill" w:date="2014-04-29T17:36:00Z">
        <w:r w:rsidR="004B40D2">
          <w:t>The user interface developed in CKAN (see section below)</w:t>
        </w:r>
      </w:ins>
      <w:r>
        <w:t xml:space="preserve"> </w:t>
      </w:r>
      <w:del w:id="279" w:author="Christy Caudill" w:date="2014-04-29T17:36:00Z">
        <w:r w:rsidDel="004B40D2">
          <w:delText>operate</w:delText>
        </w:r>
      </w:del>
      <w:ins w:id="280" w:author="Christy Caudill" w:date="2014-04-29T17:36:00Z">
        <w:r w:rsidR="004B40D2">
          <w:t>in</w:t>
        </w:r>
        <w:r w:rsidR="004B40D2">
          <w:t>g</w:t>
        </w:r>
        <w:r w:rsidR="004B40D2">
          <w:t>ests OGC CSW endpoints like that</w:t>
        </w:r>
      </w:ins>
      <w:r>
        <w:t xml:space="preserve"> </w:t>
      </w:r>
      <w:del w:id="281" w:author="Christy Caudill" w:date="2014-04-29T17:36:00Z">
        <w:r w:rsidDel="004B40D2">
          <w:delText xml:space="preserve">with the NGDS </w:delText>
        </w:r>
      </w:del>
      <w:ins w:id="282" w:author="Christy Caudill" w:date="2014-04-29T17:36:00Z">
        <w:r w:rsidR="004B40D2">
          <w:t xml:space="preserve">of the state geothermal </w:t>
        </w:r>
      </w:ins>
      <w:r>
        <w:t>catalog for resource discovery and evaluation, and utilize NGDS services and repositories for d</w:t>
      </w:r>
      <w:r>
        <w:t>a</w:t>
      </w:r>
      <w:r>
        <w:t>ta access.</w:t>
      </w:r>
      <w:ins w:id="283" w:author="Christy Caudill" w:date="2014-04-29T17:37:00Z">
        <w:r w:rsidR="004B40D2">
          <w:t xml:space="preserve"> The system is built to encourage client-side development as discussed in </w:t>
        </w:r>
        <w:r w:rsidR="004B40D2">
          <w:rPr>
            <w:i/>
          </w:rPr>
          <w:t>Data discovery</w:t>
        </w:r>
      </w:ins>
      <w:ins w:id="284" w:author="Christy Caudill" w:date="2014-04-29T17:38:00Z">
        <w:r w:rsidR="004B40D2">
          <w:t xml:space="preserve"> section above.</w:t>
        </w:r>
      </w:ins>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pPr>
        <w:rPr>
          <w:ins w:id="285" w:author="Christy Caudill" w:date="2014-04-29T16:28:00Z"/>
        </w:rPr>
      </w:pPr>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t>shown in Figure 1</w:t>
      </w:r>
      <w:r>
        <w:t>, and will need to register public resources available at that node in the catalog system.</w:t>
      </w:r>
    </w:p>
    <w:p w14:paraId="090FE3A8" w14:textId="54CDC6AD" w:rsidR="00A0650C" w:rsidDel="00A0650C" w:rsidRDefault="00A0650C" w:rsidP="00207CB8">
      <w:pPr>
        <w:rPr>
          <w:del w:id="286" w:author="Christy Caudill" w:date="2014-04-29T16:30:00Z"/>
        </w:rPr>
      </w:pPr>
      <w:r>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ins w:id="287" w:author="Christy Caudill" w:date="2014-04-29T16:28:00Z">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ins>
    </w:p>
    <w:p w14:paraId="3ED566C6" w14:textId="128FBAAC" w:rsidR="00E76B90" w:rsidDel="00A0650C" w:rsidRDefault="00B81272" w:rsidP="00207CB8">
      <w:pPr>
        <w:rPr>
          <w:del w:id="288" w:author="Christy Caudill" w:date="2014-04-29T16:30:00Z"/>
        </w:rPr>
      </w:pPr>
      <w:r>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550AE3" w:rsidRPr="001A2982" w:rsidRDefault="00550AE3" w:rsidP="00524E4D">
                            <w:pPr>
                              <w:pStyle w:val="Caption"/>
                              <w:rPr>
                                <w:rFonts w:ascii="Times New Roman" w:hAnsi="Times New Roman"/>
                                <w:noProof/>
                                <w:sz w:val="24"/>
                                <w:szCs w:val="24"/>
                              </w:rPr>
                            </w:pPr>
                            <w:bookmarkStart w:id="289"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89"/>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550AE3" w:rsidRPr="001A2982" w:rsidRDefault="00550AE3" w:rsidP="00524E4D">
                      <w:pPr>
                        <w:pStyle w:val="Caption"/>
                        <w:rPr>
                          <w:rFonts w:ascii="Times New Roman" w:hAnsi="Times New Roman"/>
                          <w:noProof/>
                          <w:sz w:val="24"/>
                          <w:szCs w:val="24"/>
                        </w:rPr>
                      </w:pPr>
                      <w:bookmarkStart w:id="290"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90"/>
                      <w:r>
                        <w:rPr>
                          <w:noProof/>
                        </w:rPr>
                        <w:t>Deployment</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p>
    <w:p w14:paraId="3ED566C7" w14:textId="77777777" w:rsidR="00E76B90" w:rsidRDefault="00E76B90" w:rsidP="00207CB8">
      <w:pPr>
        <w:rPr>
          <w:ins w:id="291" w:author="Christy Caudill" w:date="2014-04-29T16:42:00Z"/>
        </w:rPr>
      </w:pPr>
      <w:r>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t xml:space="preserve"> </w:t>
      </w:r>
      <w:r w:rsidR="00E61D7F">
        <w:t>U</w:t>
      </w:r>
      <w:r>
        <w:t xml:space="preserve">pgrades or modifications </w:t>
      </w:r>
      <w:r w:rsidR="00E61D7F">
        <w:t>to</w:t>
      </w:r>
      <w:r>
        <w:t xml:space="preserve"> cl</w:t>
      </w:r>
      <w:r>
        <w:t>i</w:t>
      </w:r>
      <w:r>
        <w:t>ent or server software</w:t>
      </w:r>
      <w:r w:rsidR="00E61D7F">
        <w:t xml:space="preserve"> that do not change the operations and behavior of their service interface will</w:t>
      </w:r>
      <w:r>
        <w:t xml:space="preserve"> not break the system. This loose coupling is a key design feature necessary to allow the sy</w:t>
      </w:r>
      <w:r>
        <w:t>s</w:t>
      </w:r>
      <w:r>
        <w:t xml:space="preserve">tem to evolve as technology and user requirements change. </w:t>
      </w:r>
    </w:p>
    <w:p w14:paraId="348AEFA7" w14:textId="143570B4" w:rsidR="00F87FF9" w:rsidRPr="00F87FF9" w:rsidRDefault="00F87FF9" w:rsidP="00F87FF9">
      <w:pPr>
        <w:pStyle w:val="Heading3"/>
        <w:rPr>
          <w:ins w:id="292" w:author="Christy Caudill" w:date="2014-04-29T16:42:00Z"/>
        </w:rPr>
        <w:pPrChange w:id="293" w:author="Christy Caudill" w:date="2014-04-29T16:42:00Z">
          <w:pPr/>
        </w:pPrChange>
      </w:pPr>
      <w:ins w:id="294" w:author="Christy Caudill" w:date="2014-04-29T16:43:00Z">
        <w:r>
          <w:t xml:space="preserve">NIAB (Node-In-A-Box) </w:t>
        </w:r>
      </w:ins>
      <w:ins w:id="295" w:author="Christy Caudill" w:date="2014-04-29T16:42:00Z">
        <w:r>
          <w:t>Software</w:t>
        </w:r>
      </w:ins>
      <w:ins w:id="296" w:author="Christy Caudill" w:date="2014-04-29T16:43:00Z">
        <w:r>
          <w:t xml:space="preserve"> Stack</w:t>
        </w:r>
      </w:ins>
      <w:ins w:id="297" w:author="Christy Caudill" w:date="2014-04-29T16:42:00Z">
        <w:r>
          <w:t xml:space="preserve"> for </w:t>
        </w:r>
        <w:r>
          <w:t>Nodes</w:t>
        </w:r>
      </w:ins>
      <w:ins w:id="298" w:author="Christy Caudill" w:date="2014-04-29T16:43:00Z">
        <w:r>
          <w:t xml:space="preserve"> and Central Aggregator </w:t>
        </w:r>
      </w:ins>
    </w:p>
    <w:p w14:paraId="572FC4D7" w14:textId="77777777" w:rsidR="00F87FF9" w:rsidRDefault="00F87FF9" w:rsidP="00F87FF9">
      <w:pPr>
        <w:rPr>
          <w:ins w:id="299" w:author="Christy Caudill" w:date="2014-04-29T16:43:00Z"/>
        </w:rPr>
      </w:pPr>
      <w:ins w:id="300" w:author="Christy Caudill" w:date="2014-04-29T16:42:00Z">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ins>
    </w:p>
    <w:p w14:paraId="61317105" w14:textId="77777777" w:rsidR="00F87FF9" w:rsidRDefault="00F87FF9" w:rsidP="00F87FF9">
      <w:pPr>
        <w:rPr>
          <w:ins w:id="301" w:author="Christy Caudill" w:date="2014-04-29T16:43:00Z"/>
        </w:rPr>
      </w:pPr>
    </w:p>
    <w:p w14:paraId="40C9BF88" w14:textId="6B1E01EE" w:rsidR="00F87FF9" w:rsidRDefault="00F87FF9" w:rsidP="00F87FF9">
      <w:pPr>
        <w:rPr>
          <w:ins w:id="302" w:author="Christy Caudill" w:date="2014-04-29T16:44:00Z"/>
          <w:rFonts w:ascii="Cambria" w:hAnsi="Cambria"/>
          <w:b/>
          <w:bCs/>
          <w:color w:val="4F81BD"/>
        </w:rPr>
      </w:pPr>
      <w:ins w:id="303" w:author="Christy Caudill" w:date="2014-04-29T16:43:00Z">
        <w:r w:rsidRPr="00F87FF9">
          <w:rPr>
            <w:rFonts w:ascii="Cambria" w:hAnsi="Cambria"/>
            <w:b/>
            <w:bCs/>
            <w:color w:val="4F81BD"/>
            <w:rPrChange w:id="304" w:author="Christy Caudill" w:date="2014-04-29T16:44:00Z">
              <w:rPr/>
            </w:rPrChange>
          </w:rPr>
          <w:t>Software</w:t>
        </w:r>
      </w:ins>
      <w:ins w:id="305" w:author="Christy Caudill" w:date="2014-04-29T16:44:00Z">
        <w:r>
          <w:rPr>
            <w:rFonts w:ascii="Cambria" w:hAnsi="Cambria"/>
            <w:b/>
            <w:bCs/>
            <w:color w:val="4F81BD"/>
          </w:rPr>
          <w:t xml:space="preserve"> Operating System Support</w:t>
        </w:r>
      </w:ins>
    </w:p>
    <w:p w14:paraId="3AE46BA7" w14:textId="77777777" w:rsidR="00F87FF9" w:rsidRPr="008018B9" w:rsidRDefault="00F87FF9" w:rsidP="00F87FF9">
      <w:pPr>
        <w:rPr>
          <w:ins w:id="306" w:author="Christy Caudill" w:date="2014-04-29T16:44:00Z"/>
        </w:rPr>
      </w:pPr>
      <w:ins w:id="307" w:author="Christy Caudill" w:date="2014-04-29T16:44:00Z">
        <w:r w:rsidRPr="008018B9">
          <w:lastRenderedPageBreak/>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ins>
    </w:p>
    <w:p w14:paraId="6802C0DB" w14:textId="77777777" w:rsidR="00F87FF9" w:rsidRPr="008018B9" w:rsidRDefault="00F87FF9" w:rsidP="00F87FF9">
      <w:pPr>
        <w:rPr>
          <w:ins w:id="308" w:author="Christy Caudill" w:date="2014-04-29T16:44:00Z"/>
        </w:rPr>
      </w:pPr>
      <w:ins w:id="309" w:author="Christy Caudill" w:date="2014-04-29T16:44:00Z">
        <w:r w:rsidRPr="008018B9">
          <w:t>NGDS has been developed with Ubuntu Version 12.04 LTS because it has a long support cycle. When the next LTS version becomes available the NGDS development environment will be u</w:t>
        </w:r>
        <w:r w:rsidRPr="008018B9">
          <w:t>p</w:t>
        </w:r>
        <w:r w:rsidRPr="008018B9">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8018B9">
          <w:t>s</w:t>
        </w:r>
        <w:r w:rsidRPr="008018B9">
          <w:t>tem on Windows. Most likely it is possible to start the system on Windows but to fully support that would drain too many development resources and it is questionable if this form of testing adds much value.</w:t>
        </w:r>
      </w:ins>
    </w:p>
    <w:p w14:paraId="413D6379" w14:textId="2229994A" w:rsidR="00F87FF9" w:rsidRDefault="00F87FF9" w:rsidP="00F87FF9">
      <w:pPr>
        <w:rPr>
          <w:ins w:id="310" w:author="Christy Caudill" w:date="2014-04-29T16:45:00Z"/>
          <w:rFonts w:ascii="Cambria" w:hAnsi="Cambria"/>
          <w:b/>
          <w:bCs/>
          <w:color w:val="4F81BD"/>
        </w:rPr>
      </w:pPr>
      <w:ins w:id="311" w:author="Christy Caudill" w:date="2014-04-29T16:45:00Z">
        <w:r>
          <w:rPr>
            <w:rFonts w:ascii="Cambria" w:hAnsi="Cambria"/>
            <w:b/>
            <w:bCs/>
            <w:color w:val="4F81BD"/>
          </w:rPr>
          <w:t>Software Base Back-end Technologies</w:t>
        </w:r>
      </w:ins>
    </w:p>
    <w:p w14:paraId="4C764E6E" w14:textId="77777777" w:rsidR="00F87FF9" w:rsidRPr="008018B9" w:rsidRDefault="00F87FF9" w:rsidP="00F87FF9">
      <w:pPr>
        <w:rPr>
          <w:ins w:id="312" w:author="Christy Caudill" w:date="2014-04-29T16:45:00Z"/>
        </w:rPr>
      </w:pPr>
      <w:ins w:id="313" w:author="Christy Caudill" w:date="2014-04-29T16:45:00Z">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ins>
    </w:p>
    <w:p w14:paraId="71ABB84F" w14:textId="77777777" w:rsidR="00F87FF9" w:rsidRPr="008018B9" w:rsidRDefault="00F87FF9" w:rsidP="00F87FF9">
      <w:pPr>
        <w:rPr>
          <w:ins w:id="314" w:author="Christy Caudill" w:date="2014-04-29T16:45:00Z"/>
        </w:rPr>
      </w:pPr>
      <w:ins w:id="315" w:author="Christy Caudill" w:date="2014-04-29T16:45:00Z">
        <w:r w:rsidRPr="008018B9">
          <w:t>Since CKAN is targeted towards Postgres, NGDS’s reference database is also Postgres. The PostGIS extension of Postgres is used for geographic features.</w:t>
        </w:r>
      </w:ins>
    </w:p>
    <w:p w14:paraId="63CAB38C" w14:textId="77777777" w:rsidR="00F87FF9" w:rsidRPr="008018B9" w:rsidRDefault="00F87FF9" w:rsidP="00F87FF9">
      <w:pPr>
        <w:rPr>
          <w:ins w:id="316" w:author="Christy Caudill" w:date="2014-04-29T16:45:00Z"/>
        </w:rPr>
      </w:pPr>
      <w:ins w:id="317" w:author="Christy Caudill" w:date="2014-04-29T16:45:00Z">
        <w:r w:rsidRPr="008018B9">
          <w:t>In order to serve OGC services NGDS uses Geoserver which runs in its default setting on jetty.</w:t>
        </w:r>
      </w:ins>
    </w:p>
    <w:p w14:paraId="0981F057" w14:textId="77777777" w:rsidR="00F87FF9" w:rsidRPr="008018B9" w:rsidRDefault="00F87FF9" w:rsidP="00F87FF9">
      <w:pPr>
        <w:rPr>
          <w:ins w:id="318" w:author="Christy Caudill" w:date="2014-04-29T16:45:00Z"/>
        </w:rPr>
      </w:pPr>
      <w:ins w:id="319" w:author="Christy Caudill" w:date="2014-04-29T16:45:00Z">
        <w:r w:rsidRPr="008018B9">
          <w:t>For indexing of Metadata and full-text indexing NGDS uses SOLR (on jetty). SOLR is confi</w:t>
        </w:r>
        <w:r w:rsidRPr="008018B9">
          <w:t>g</w:t>
        </w:r>
        <w:r w:rsidRPr="008018B9">
          <w:t>ured according to the CKAN recommendations.</w:t>
        </w:r>
      </w:ins>
    </w:p>
    <w:p w14:paraId="2FD8906E" w14:textId="2CF40017" w:rsidR="00F87FF9" w:rsidRDefault="00F87FF9" w:rsidP="00F87FF9">
      <w:pPr>
        <w:rPr>
          <w:ins w:id="320" w:author="Christy Caudill" w:date="2014-04-29T16:45:00Z"/>
          <w:rFonts w:ascii="Cambria" w:hAnsi="Cambria"/>
          <w:b/>
          <w:bCs/>
          <w:color w:val="4F81BD"/>
        </w:rPr>
      </w:pPr>
      <w:ins w:id="321" w:author="Christy Caudill" w:date="2014-04-29T16:45:00Z">
        <w:r>
          <w:rPr>
            <w:rFonts w:ascii="Cambria" w:hAnsi="Cambria"/>
            <w:b/>
            <w:bCs/>
            <w:color w:val="4F81BD"/>
          </w:rPr>
          <w:t xml:space="preserve">Software Base </w:t>
        </w:r>
      </w:ins>
      <w:ins w:id="322" w:author="Christy Caudill" w:date="2014-04-29T16:46:00Z">
        <w:r>
          <w:rPr>
            <w:rFonts w:ascii="Cambria" w:hAnsi="Cambria"/>
            <w:b/>
            <w:bCs/>
            <w:color w:val="4F81BD"/>
          </w:rPr>
          <w:t>Front-</w:t>
        </w:r>
      </w:ins>
      <w:ins w:id="323" w:author="Christy Caudill" w:date="2014-04-29T16:45:00Z">
        <w:r>
          <w:rPr>
            <w:rFonts w:ascii="Cambria" w:hAnsi="Cambria"/>
            <w:b/>
            <w:bCs/>
            <w:color w:val="4F81BD"/>
          </w:rPr>
          <w:t>end Technologies</w:t>
        </w:r>
      </w:ins>
    </w:p>
    <w:p w14:paraId="51129E61" w14:textId="77777777" w:rsidR="00F87FF9" w:rsidRPr="008018B9" w:rsidRDefault="00F87FF9" w:rsidP="00F87FF9">
      <w:pPr>
        <w:rPr>
          <w:ins w:id="324" w:author="Christy Caudill" w:date="2014-04-29T16:46:00Z"/>
        </w:rPr>
      </w:pPr>
      <w:ins w:id="325" w:author="Christy Caudill" w:date="2014-04-29T16:46:00Z">
        <w:r w:rsidRPr="008018B9">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ins>
    </w:p>
    <w:p w14:paraId="5252D2E4" w14:textId="77777777" w:rsidR="00F87FF9" w:rsidRPr="008018B9" w:rsidRDefault="00F87FF9" w:rsidP="00F87FF9">
      <w:pPr>
        <w:rPr>
          <w:ins w:id="326" w:author="Christy Caudill" w:date="2014-04-29T16:46:00Z"/>
        </w:rPr>
      </w:pPr>
      <w:ins w:id="327" w:author="Christy Caudill" w:date="2014-04-29T16:46:00Z">
        <w:r w:rsidRPr="008018B9">
          <w:t>For the production of the HTML pages, NGDS uses the Jinja2 templating system that is built i</w:t>
        </w:r>
        <w:r w:rsidRPr="008018B9">
          <w:t>n</w:t>
        </w:r>
        <w:r w:rsidRPr="008018B9">
          <w:t>to CKAN. The templating system can be compared to PHP and allows to bring backend-information (made available via Python) into the frontend HTML content.</w:t>
        </w:r>
      </w:ins>
    </w:p>
    <w:p w14:paraId="4E7164FF" w14:textId="77777777" w:rsidR="00F87FF9" w:rsidRPr="008018B9" w:rsidRDefault="00F87FF9" w:rsidP="00F87FF9">
      <w:pPr>
        <w:rPr>
          <w:ins w:id="328" w:author="Christy Caudill" w:date="2014-04-29T16:46:00Z"/>
        </w:rPr>
      </w:pPr>
      <w:ins w:id="329" w:author="Christy Caudill" w:date="2014-04-29T16:46:00Z">
        <w:r w:rsidRPr="008018B9">
          <w:t>Jinja2 is very flexible and works well in the CKAN environment. The reason for using Jinja2 is that it is the reference solution for CKAN. Building other templating systems into CKAN would be extra effort and causes problems regarding maintainability.</w:t>
        </w:r>
      </w:ins>
    </w:p>
    <w:p w14:paraId="6F3C6140" w14:textId="77777777" w:rsidR="00F87FF9" w:rsidRPr="008018B9" w:rsidRDefault="00F87FF9" w:rsidP="00F87FF9">
      <w:pPr>
        <w:rPr>
          <w:ins w:id="330" w:author="Christy Caudill" w:date="2014-04-29T16:46:00Z"/>
        </w:rPr>
      </w:pPr>
      <w:ins w:id="331" w:author="Christy Caudill" w:date="2014-04-29T16:46:00Z">
        <w:r w:rsidRPr="008018B9">
          <w:t>In many cases it is possible to create the page by either using Jinja2 templating or JavaScript. Jinja2 is preferred rather than JavaScript whenever possible because Python code and Jinja2 code is in general easier to maintain than JavaScript code.</w:t>
        </w:r>
      </w:ins>
    </w:p>
    <w:p w14:paraId="7A6BD38D" w14:textId="77777777" w:rsidR="00F87FF9" w:rsidRPr="008018B9" w:rsidRDefault="00F87FF9" w:rsidP="00F87FF9">
      <w:pPr>
        <w:rPr>
          <w:ins w:id="332" w:author="Christy Caudill" w:date="2014-04-29T16:46:00Z"/>
        </w:rPr>
      </w:pPr>
      <w:ins w:id="333" w:author="Christy Caudill" w:date="2014-04-29T16:46:00Z">
        <w:r w:rsidRPr="008018B9">
          <w:t>The Leaflet Map Widget is used to present maps (</w:t>
        </w:r>
        <w:r>
          <w:fldChar w:fldCharType="begin"/>
        </w:r>
        <w:r>
          <w:instrText xml:space="preserve"> HYPERLINK "http://leafletjs.com/)" \h </w:instrText>
        </w:r>
        <w:r>
          <w:fldChar w:fldCharType="separate"/>
        </w:r>
        <w:r w:rsidRPr="008018B9">
          <w:rPr>
            <w:rStyle w:val="Hyperlink"/>
          </w:rPr>
          <w:t>http://leafletjs.com/).</w:t>
        </w:r>
        <w:r>
          <w:rPr>
            <w:rStyle w:val="Hyperlink"/>
          </w:rPr>
          <w:fldChar w:fldCharType="end"/>
        </w:r>
        <w:r w:rsidRPr="008018B9">
          <w:t xml:space="preserve"> This widget is currently popular and has an active developer community. OpenLayers (</w:t>
        </w:r>
        <w:r>
          <w:fldChar w:fldCharType="begin"/>
        </w:r>
        <w:r>
          <w:instrText xml:space="preserve"> HYPERLINK "http://openlayers.org/)" \h </w:instrText>
        </w:r>
        <w:r>
          <w:fldChar w:fldCharType="separate"/>
        </w:r>
        <w:r w:rsidRPr="008018B9">
          <w:rPr>
            <w:rStyle w:val="Hyperlink"/>
          </w:rPr>
          <w:t>http://openlayers.org/)</w:t>
        </w:r>
        <w:r>
          <w:rPr>
            <w:rStyle w:val="Hyperlink"/>
          </w:rPr>
          <w:fldChar w:fldCharType="end"/>
        </w:r>
        <w:r w:rsidRPr="008018B9">
          <w:t xml:space="preserve"> was co</w:t>
        </w:r>
        <w:r w:rsidRPr="008018B9">
          <w:t>n</w:t>
        </w:r>
        <w:r w:rsidRPr="008018B9">
          <w:lastRenderedPageBreak/>
          <w:t>sidered but due to higher experience with Leaflet among the NGDS developers, it was decided to go with Leaflet.</w:t>
        </w:r>
      </w:ins>
    </w:p>
    <w:p w14:paraId="159FB971" w14:textId="77777777" w:rsidR="00F87FF9" w:rsidRPr="008018B9" w:rsidRDefault="00F87FF9" w:rsidP="00F87FF9">
      <w:pPr>
        <w:rPr>
          <w:ins w:id="334" w:author="Christy Caudill" w:date="2014-04-29T16:46:00Z"/>
        </w:rPr>
      </w:pPr>
      <w:ins w:id="335" w:author="Christy Caudill" w:date="2014-04-29T16:46:00Z">
        <w:r w:rsidRPr="008018B9">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ins>
    </w:p>
    <w:p w14:paraId="0ECD8DCC" w14:textId="77777777" w:rsidR="00F87FF9" w:rsidRPr="00F87FF9" w:rsidRDefault="00F87FF9" w:rsidP="00F87FF9">
      <w:pPr>
        <w:rPr>
          <w:ins w:id="336" w:author="Christy Caudill" w:date="2014-04-29T16:42:00Z"/>
          <w:rFonts w:ascii="Cambria" w:hAnsi="Cambria"/>
          <w:b/>
          <w:bCs/>
          <w:color w:val="4F81BD"/>
          <w:rPrChange w:id="337" w:author="Christy Caudill" w:date="2014-04-29T16:44:00Z">
            <w:rPr>
              <w:ins w:id="338" w:author="Christy Caudill" w:date="2014-04-29T16:42:00Z"/>
            </w:rPr>
          </w:rPrChange>
        </w:rPr>
      </w:pPr>
    </w:p>
    <w:p w14:paraId="03EF8783" w14:textId="77777777" w:rsidR="00F87FF9" w:rsidRDefault="00F87FF9" w:rsidP="00207CB8"/>
    <w:p w14:paraId="3ED566C8" w14:textId="3F8C4994" w:rsidR="00E76B90" w:rsidRPr="00207CB8" w:rsidDel="00F87FF9" w:rsidRDefault="00E76B90" w:rsidP="00207CB8">
      <w:pPr>
        <w:rPr>
          <w:del w:id="339" w:author="Christy Caudill" w:date="2014-04-29T16:42:00Z"/>
        </w:rPr>
      </w:pPr>
      <w:del w:id="340" w:author="Christy Caudill" w:date="2014-04-29T16:42:00Z">
        <w:r w:rsidDel="00F87FF9">
          <w:delText>Figure 2 also indicates that direct connections using proprietary technology may exist between clients and servers managed by some participants (ODBC to ODBC connection indicated b</w:delText>
        </w:r>
        <w:r w:rsidDel="00F87FF9">
          <w:delText>e</w:delText>
        </w:r>
        <w:r w:rsidDel="00F87FF9">
          <w:delText xml:space="preserve">tween client GeothermalDesktop and server NGDS_Db). Such connections may be necessary for expediency, security, or special performance requirements, but </w:delText>
        </w:r>
        <w:r w:rsidR="00E61D7F" w:rsidDel="00F87FF9">
          <w:delText>are</w:delText>
        </w:r>
        <w:r w:rsidDel="00F87FF9">
          <w:delText xml:space="preserve"> considered interim solutions because they violate the premise of an open system in which services offered are publicly doc</w:delText>
        </w:r>
        <w:r w:rsidDel="00F87FF9">
          <w:delText>u</w:delText>
        </w:r>
        <w:r w:rsidDel="00F87FF9">
          <w:delText xml:space="preserve">mented and available to any client in the system. </w:delText>
        </w:r>
      </w:del>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2" w14:textId="19516BD8" w:rsidR="00E76B90" w:rsidDel="003317DC" w:rsidRDefault="00E76B90" w:rsidP="00984FE4">
      <w:pPr>
        <w:rPr>
          <w:del w:id="341" w:author="Christy Caudill" w:date="2014-04-29T17:47:00Z"/>
        </w:rPr>
      </w:pPr>
      <w:r>
        <w:t xml:space="preserve">Data types for which NGDS data acquisition services and interchange formats </w:t>
      </w:r>
      <w:ins w:id="342" w:author="Christy Caudill" w:date="2014-04-29T17:39:00Z">
        <w:r w:rsidR="00EE70A2">
          <w:t>are</w:t>
        </w:r>
      </w:ins>
      <w:del w:id="343" w:author="Christy Caudill" w:date="2014-04-29T17:39:00Z">
        <w:r w:rsidDel="00EE70A2">
          <w:delText xml:space="preserve">have not been specified will be </w:delText>
        </w:r>
      </w:del>
      <w:r>
        <w:t xml:space="preserve">made available in user-defined data files </w:t>
      </w:r>
      <w:del w:id="344" w:author="Christy Caudill" w:date="2014-04-29T17:43:00Z">
        <w:r w:rsidDel="00EE70A2">
          <w:delText xml:space="preserve">that will be </w:delText>
        </w:r>
      </w:del>
      <w:r>
        <w:t>described by metadata in the system catalog and placed in web-accessible servers. Standardization of automated, intero</w:t>
      </w:r>
      <w:r>
        <w:t>p</w:t>
      </w:r>
      <w:r>
        <w:t xml:space="preserve">erable data acquisition via services and community interchange formats </w:t>
      </w:r>
      <w:ins w:id="345" w:author="Christy Caudill" w:date="2014-04-29T17:43:00Z">
        <w:r w:rsidR="00EE70A2">
          <w:t xml:space="preserve">have been developed </w:t>
        </w:r>
      </w:ins>
      <w:del w:id="346" w:author="Christy Caudill" w:date="2014-04-29T17:43:00Z">
        <w:r w:rsidDel="00EE70A2">
          <w:delText>will be developed incrementally, starting with highest priority data types. Priority will be dete</w:delText>
        </w:r>
        <w:r w:rsidDel="00EE70A2">
          <w:delText>r</w:delText>
        </w:r>
        <w:r w:rsidDel="00EE70A2">
          <w:lastRenderedPageBreak/>
          <w:delText>mined by data availability and requirements from application developers</w:delText>
        </w:r>
        <w:r w:rsidR="00184038" w:rsidDel="00EE70A2">
          <w:delText xml:space="preserve"> in the user commun</w:delText>
        </w:r>
        <w:r w:rsidR="00184038" w:rsidDel="00EE70A2">
          <w:delText>i</w:delText>
        </w:r>
        <w:r w:rsidR="00184038" w:rsidDel="00EE70A2">
          <w:delText>ty</w:delText>
        </w:r>
        <w:r w:rsidDel="00EE70A2">
          <w:delText xml:space="preserve"> working on client software useful for geothermal resource development.</w:delText>
        </w:r>
      </w:del>
      <w:ins w:id="347" w:author="Christy Caudill" w:date="2014-04-29T17:45:00Z">
        <w:r w:rsidR="00EE70A2">
          <w:t xml:space="preserve"> for </w:t>
        </w:r>
        <w:r w:rsidR="00EE70A2">
          <w:t>NGDS</w:t>
        </w:r>
        <w:r w:rsidR="00EE70A2">
          <w:t xml:space="preserve"> as an ong</w:t>
        </w:r>
        <w:r w:rsidR="00EE70A2">
          <w:t>o</w:t>
        </w:r>
        <w:r w:rsidR="00EE70A2">
          <w:t>ing, living process</w:t>
        </w:r>
      </w:ins>
      <w:ins w:id="348" w:author="Christy Caudill" w:date="2014-04-29T17:46:00Z">
        <w:r w:rsidR="00EE70A2">
          <w:t xml:space="preserve"> for the geoscience</w:t>
        </w:r>
      </w:ins>
      <w:ins w:id="349" w:author="Christy Caudill" w:date="2014-04-29T17:45:00Z">
        <w:r w:rsidR="00EE70A2">
          <w:t xml:space="preserve"> community. The infrastructure that supports the norm</w:t>
        </w:r>
        <w:r w:rsidR="00EE70A2">
          <w:t>a</w:t>
        </w:r>
        <w:r w:rsidR="00EE70A2">
          <w:t xml:space="preserve">tive schema locations is at </w:t>
        </w:r>
        <w:r w:rsidR="00EE70A2">
          <w:fldChar w:fldCharType="begin"/>
        </w:r>
        <w:r w:rsidR="00EE70A2">
          <w:instrText xml:space="preserve"> HYPERLINK "</w:instrText>
        </w:r>
        <w:r w:rsidR="00EE70A2" w:rsidRPr="00482814">
          <w:instrText>https://github.com/usgin/modelmanager</w:instrText>
        </w:r>
        <w:r w:rsidR="00EE70A2">
          <w:instrText xml:space="preserve">" </w:instrText>
        </w:r>
        <w:r w:rsidR="00EE70A2">
          <w:fldChar w:fldCharType="separate"/>
        </w:r>
        <w:r w:rsidR="00EE70A2" w:rsidRPr="00663DC3">
          <w:rPr>
            <w:rStyle w:val="Hyperlink"/>
          </w:rPr>
          <w:t>https://github.com/usgin/modelmanager</w:t>
        </w:r>
        <w:r w:rsidR="00EE70A2">
          <w:fldChar w:fldCharType="end"/>
        </w:r>
        <w:r w:rsidR="00EE70A2">
          <w:t xml:space="preserve"> which houses the code base that supports the Django NGDS schemas management site </w:t>
        </w:r>
        <w:r w:rsidR="00EE70A2">
          <w:fldChar w:fldCharType="begin"/>
        </w:r>
        <w:r w:rsidR="00EE70A2">
          <w:instrText xml:space="preserve"> HYPERLINK "</w:instrText>
        </w:r>
        <w:r w:rsidR="00EE70A2" w:rsidRPr="00482814">
          <w:instrText>http://schemas.usgin.org/models/</w:instrText>
        </w:r>
        <w:r w:rsidR="00EE70A2">
          <w:instrText xml:space="preserve">" </w:instrText>
        </w:r>
        <w:r w:rsidR="00EE70A2">
          <w:fldChar w:fldCharType="separate"/>
        </w:r>
        <w:r w:rsidR="00EE70A2" w:rsidRPr="00663DC3">
          <w:rPr>
            <w:rStyle w:val="Hyperlink"/>
          </w:rPr>
          <w:t>http://schemas.usgin.org/models/</w:t>
        </w:r>
        <w:r w:rsidR="00EE70A2">
          <w:fldChar w:fldCharType="end"/>
        </w:r>
        <w:r w:rsidR="00EE70A2">
          <w:t>. The i</w:t>
        </w:r>
        <w:r w:rsidR="00EE70A2">
          <w:t>n</w:t>
        </w:r>
        <w:r w:rsidR="00EE70A2">
          <w:t xml:space="preserve">formation exchanges are developed and maintained at </w:t>
        </w:r>
        <w:r w:rsidR="00EE70A2">
          <w:fldChar w:fldCharType="begin"/>
        </w:r>
        <w:r w:rsidR="00EE70A2">
          <w:instrText xml:space="preserve"> HYPERLINK "</w:instrText>
        </w:r>
        <w:r w:rsidR="00EE70A2" w:rsidRPr="00AB5849">
          <w:instrText>https://github.com/usgin-models</w:instrText>
        </w:r>
        <w:r w:rsidR="00EE70A2">
          <w:instrText xml:space="preserve">" </w:instrText>
        </w:r>
        <w:r w:rsidR="00EE70A2">
          <w:fldChar w:fldCharType="separate"/>
        </w:r>
        <w:r w:rsidR="00EE70A2" w:rsidRPr="00663DC3">
          <w:rPr>
            <w:rStyle w:val="Hyperlink"/>
          </w:rPr>
          <w:t>https://github.com/usgin-models</w:t>
        </w:r>
        <w:r w:rsidR="00EE70A2">
          <w:fldChar w:fldCharType="end"/>
        </w:r>
        <w:r w:rsidR="00EE70A2">
          <w:t>, where GitHub repositories exist for each given data type. These tagged versions of schemas are then implemented at the aforementioned repositories and sites for use in the system. The community of users are tasked with continuing development and versioning of new or existing information exchanges as needed. A detailed description of the workflow for defining a new information e</w:t>
        </w:r>
        <w:r w:rsidR="00EE70A2">
          <w:t>x</w:t>
        </w:r>
        <w:r w:rsidR="00EE70A2">
          <w:t xml:space="preserve">change can be found at </w:t>
        </w:r>
        <w:r w:rsidR="00EE70A2">
          <w:fldChar w:fldCharType="begin"/>
        </w:r>
        <w:r w:rsidR="00EE70A2">
          <w:instrText xml:space="preserve"> HYPERLINK "</w:instrText>
        </w:r>
        <w:r w:rsidR="00EE70A2" w:rsidRPr="00AF6F3A">
          <w:instrText>https://github.com/usgin/usginspecs/wiki/Define-New-Information-Exchange</w:instrText>
        </w:r>
        <w:r w:rsidR="00EE70A2">
          <w:instrText xml:space="preserve">" </w:instrText>
        </w:r>
        <w:r w:rsidR="00EE70A2">
          <w:fldChar w:fldCharType="separate"/>
        </w:r>
        <w:r w:rsidR="00EE70A2" w:rsidRPr="00663DC3">
          <w:rPr>
            <w:rStyle w:val="Hyperlink"/>
          </w:rPr>
          <w:t>https://github.com/usgin/usginspecs/wiki/Define-New-Information-Exchange</w:t>
        </w:r>
        <w:r w:rsidR="00EE70A2">
          <w:fldChar w:fldCharType="end"/>
        </w:r>
        <w:r w:rsidR="00EE70A2">
          <w:t xml:space="preserve">, with a detailed description of NGDS standards for constructing them at </w:t>
        </w:r>
        <w:r w:rsidR="00EE70A2" w:rsidRPr="00AF6F3A">
          <w:t>https://github.com/usgin/usginspecs/wiki/Content-Model-Guidelines</w:t>
        </w:r>
        <w:r w:rsidR="00EE70A2">
          <w:t>.</w:t>
        </w:r>
      </w:ins>
    </w:p>
    <w:p w14:paraId="3ED566D3" w14:textId="64C69BB5" w:rsidR="00E76B90" w:rsidRDefault="003317DC" w:rsidP="00984FE4">
      <w:ins w:id="350" w:author="Christy Caudill" w:date="2014-04-29T17:47:00Z">
        <w:r>
          <w:t xml:space="preserve">These documents allow </w:t>
        </w:r>
      </w:ins>
      <w:del w:id="351" w:author="Christy Caudill" w:date="2014-04-29T17:47:00Z">
        <w:r w:rsidR="00E76B90" w:rsidDel="003317DC">
          <w:delText>F</w:delText>
        </w:r>
      </w:del>
      <w:ins w:id="352" w:author="Christy Caudill" w:date="2014-04-29T17:47:00Z">
        <w:r>
          <w:t>f</w:t>
        </w:r>
      </w:ins>
      <w:r w:rsidR="00E76B90">
        <w:t xml:space="preserve">or interoperable data to be presented to the system using standardized protocols, interchange formats, and vocabularies, </w:t>
      </w:r>
      <w:ins w:id="353" w:author="Christy Caudill" w:date="2014-04-29T17:47:00Z">
        <w:r>
          <w:t>while allowing</w:t>
        </w:r>
      </w:ins>
      <w:del w:id="354" w:author="Christy Caudill" w:date="2014-04-29T17:47:00Z">
        <w:r w:rsidR="00E76B90" w:rsidDel="003317DC">
          <w:delText xml:space="preserve">the development team will need to work with </w:delText>
        </w:r>
      </w:del>
      <w:r w:rsidR="00E76B90">
        <w:t xml:space="preserve">the user community (data providers and consumers) to </w:t>
      </w:r>
      <w:del w:id="355" w:author="Christy Caudill" w:date="2014-04-29T17:48:00Z">
        <w:r w:rsidR="00E76B90" w:rsidDel="003317DC">
          <w:delText xml:space="preserve">determine a useful starting collection of attributes for entities or features </w:delText>
        </w:r>
      </w:del>
      <w:ins w:id="356" w:author="Christy Caudill" w:date="2014-04-29T17:48:00Z">
        <w:r>
          <w:t>continue developing information exchanges with</w:t>
        </w:r>
      </w:ins>
      <w:del w:id="357" w:author="Christy Caudill" w:date="2014-04-29T17:48:00Z">
        <w:r w:rsidR="00E76B90" w:rsidDel="003317DC">
          <w:delText>that will be delivered, including</w:delText>
        </w:r>
      </w:del>
      <w:ins w:id="358" w:author="Christy Caudill" w:date="2014-04-29T17:48:00Z">
        <w:r>
          <w:t xml:space="preserve"> standardized</w:t>
        </w:r>
      </w:ins>
      <w:r w:rsidR="00E76B90" w:rsidRPr="00E37A21">
        <w:t xml:space="preserve"> units of measure </w:t>
      </w:r>
      <w:r w:rsidR="00E76B90">
        <w:t xml:space="preserve">and </w:t>
      </w:r>
      <w:del w:id="359" w:author="Christy Caudill" w:date="2014-04-29T17:48:00Z">
        <w:r w:rsidR="00E76B90" w:rsidDel="003317DC">
          <w:delText>required</w:delText>
        </w:r>
      </w:del>
      <w:r w:rsidR="00E76B90">
        <w:t xml:space="preserve"> </w:t>
      </w:r>
      <w:r w:rsidR="00E76B90" w:rsidRPr="00E37A21">
        <w:t>controlled v</w:t>
      </w:r>
      <w:r w:rsidR="00E76B90" w:rsidRPr="00E37A21">
        <w:t>o</w:t>
      </w:r>
      <w:r w:rsidR="00E76B90" w:rsidRPr="00E37A21">
        <w:t>cabularies</w:t>
      </w:r>
      <w:r w:rsidR="00E76B90">
        <w:t>. Interoperability means in practice that software will use the same access protocol for a given kind of information from any NGDS data provider, without any provider</w:t>
      </w:r>
      <w:r w:rsidR="00184038">
        <w:t>-</w:t>
      </w:r>
      <w:r w:rsidR="00E76B90">
        <w:t>specific cu</w:t>
      </w:r>
      <w:r w:rsidR="00E76B90">
        <w:t>s</w:t>
      </w:r>
      <w:r w:rsidR="00E76B90">
        <w:t>tomization. Some important requirements i</w:t>
      </w:r>
      <w:r w:rsidR="00E76B90">
        <w:t>n</w:t>
      </w:r>
      <w:r w:rsidR="00E76B90">
        <w:t>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w:t>
      </w:r>
      <w:bookmarkStart w:id="360" w:name="_GoBack"/>
      <w:bookmarkEnd w:id="360"/>
      <w:r>
        <w:t xml:space="preserve"> modified versions can be introduced wit</w:t>
      </w:r>
      <w:r>
        <w:t>h</w:t>
      </w:r>
      <w:r>
        <w:t xml:space="preserve">out disrupting working systems. </w:t>
      </w:r>
    </w:p>
    <w:p w14:paraId="3ED566D7" w14:textId="2331BC0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ins w:id="361" w:author="Christy Caudill" w:date="2014-04-29T13:04:00Z">
        <w:r w:rsidR="00967C32">
          <w:t>has</w:t>
        </w:r>
      </w:ins>
      <w:del w:id="362" w:author="Christy Caudill" w:date="2014-04-29T13:04:00Z">
        <w:r w:rsidDel="00967C32">
          <w:delText>is</w:delText>
        </w:r>
      </w:del>
      <w:r>
        <w:t xml:space="preserve"> conti</w:t>
      </w:r>
      <w:r>
        <w:t>n</w:t>
      </w:r>
      <w:r>
        <w:t>u</w:t>
      </w:r>
      <w:ins w:id="363" w:author="Christy Caudill" w:date="2014-04-29T13:05:00Z">
        <w:r w:rsidR="00967C32">
          <w:t>ed</w:t>
        </w:r>
      </w:ins>
      <w:del w:id="364" w:author="Christy Caudill" w:date="2014-04-29T13:05:00Z">
        <w:r w:rsidDel="00967C32">
          <w:delText>ing</w:delText>
        </w:r>
      </w:del>
      <w:r>
        <w:t xml:space="preserve"> as</w:t>
      </w:r>
      <w:del w:id="365" w:author="Christy Caudill" w:date="2014-04-29T13:04:00Z">
        <w:r w:rsidDel="00967C32">
          <w:delText xml:space="preserve"> more</w:delText>
        </w:r>
      </w:del>
      <w:r>
        <w:t xml:space="preserve"> states develop</w:t>
      </w:r>
      <w:ins w:id="366" w:author="Christy Caudill" w:date="2014-04-29T13:04:00Z">
        <w:r w:rsidR="00967C32">
          <w:t>ed</w:t>
        </w:r>
      </w:ins>
      <w:r>
        <w:t xml:space="preserve"> plans for data contributions</w:t>
      </w:r>
      <w:del w:id="367" w:author="Christy Caudill" w:date="2014-04-29T13:04:00Z">
        <w:r w:rsidDel="00967C32">
          <w:delText>,</w:delText>
        </w:r>
      </w:del>
      <w:ins w:id="368" w:author="Christy Caudill" w:date="2014-04-29T13:05:00Z">
        <w:r w:rsidR="00967C32">
          <w:t xml:space="preserve"> and pulled survey legacy data, </w:t>
        </w:r>
      </w:ins>
      <w:ins w:id="369" w:author="Christy Caudill" w:date="2014-04-29T13:06:00Z">
        <w:r w:rsidR="00967C32">
          <w:t>then</w:t>
        </w:r>
      </w:ins>
      <w:ins w:id="370" w:author="Christy Caudill" w:date="2014-04-29T13:05:00Z">
        <w:r w:rsidR="00967C32">
          <w:t xml:space="preserve"> submitted</w:t>
        </w:r>
      </w:ins>
      <w:ins w:id="371" w:author="Christy Caudill" w:date="2014-04-29T13:06:00Z">
        <w:r w:rsidR="00967C32">
          <w:t xml:space="preserve"> those resources to the project.</w:t>
        </w:r>
      </w:ins>
      <w:r>
        <w:t xml:space="preserve"> </w:t>
      </w:r>
      <w:del w:id="372" w:author="Christy Caudill" w:date="2014-04-29T13:04:00Z">
        <w:r w:rsidDel="00967C32">
          <w:delText>and i</w:delText>
        </w:r>
      </w:del>
      <w:ins w:id="373" w:author="Christy Caudill" w:date="2014-04-29T13:04:00Z">
        <w:r w:rsidR="00967C32">
          <w:t>I</w:t>
        </w:r>
      </w:ins>
      <w:r>
        <w:t xml:space="preserve">nput from the SMU/Siemens Geothermal Data compilation project </w:t>
      </w:r>
      <w:ins w:id="374" w:author="Christy Caudill" w:date="2014-04-29T13:06:00Z">
        <w:r w:rsidR="00967C32">
          <w:t>was</w:t>
        </w:r>
      </w:ins>
      <w:del w:id="375" w:author="Christy Caudill" w:date="2014-04-29T13:06:00Z">
        <w:r w:rsidDel="00967C32">
          <w:delText>is</w:delText>
        </w:r>
      </w:del>
      <w:r>
        <w:t xml:space="preserve"> </w:t>
      </w:r>
      <w:ins w:id="376" w:author="Christy Caudill" w:date="2014-04-29T13:07:00Z">
        <w:r w:rsidR="00967C32">
          <w:t xml:space="preserve">also </w:t>
        </w:r>
      </w:ins>
      <w:r>
        <w:t>factored in</w:t>
      </w:r>
      <w:ins w:id="377" w:author="Christy Caudill" w:date="2014-04-29T13:07:00Z">
        <w:r w:rsidR="00967C32">
          <w:t>, yeilding the currect collection of data types in info</w:t>
        </w:r>
        <w:r w:rsidR="00967C32">
          <w:t>r</w:t>
        </w:r>
        <w:r w:rsidR="00967C32">
          <w:t>mation exchanges</w:t>
        </w:r>
      </w:ins>
      <w:r>
        <w:t xml:space="preserve">. </w:t>
      </w:r>
      <w:del w:id="378" w:author="Christy Caudill" w:date="2014-04-29T13:07:00Z">
        <w:r w:rsidDel="00967C32">
          <w:delText xml:space="preserve">A </w:delText>
        </w:r>
        <w:r w:rsidR="00184038" w:rsidDel="00967C32">
          <w:delText>draft</w:delText>
        </w:r>
        <w:r w:rsidDel="00967C32">
          <w:delText xml:space="preserve"> list of data items (resource types, entities…) is presented in </w:delText>
        </w:r>
        <w:r w:rsidDel="00967C32">
          <w:fldChar w:fldCharType="begin"/>
        </w:r>
        <w:r w:rsidDel="00967C32">
          <w:delInstrText xml:space="preserve"> REF _Ref269230301 \h </w:delInstrText>
        </w:r>
        <w:r w:rsidDel="00967C32">
          <w:fldChar w:fldCharType="separate"/>
        </w:r>
        <w:r w:rsidR="00396690" w:rsidDel="00967C32">
          <w:delText xml:space="preserve">Table </w:delText>
        </w:r>
        <w:r w:rsidR="00396690" w:rsidDel="00967C32">
          <w:rPr>
            <w:noProof/>
          </w:rPr>
          <w:delText>2</w:delText>
        </w:r>
        <w:r w:rsidDel="00967C32">
          <w:fldChar w:fldCharType="end"/>
        </w:r>
        <w:r w:rsidDel="00967C32">
          <w:delText>.</w:delText>
        </w:r>
      </w:del>
      <w:ins w:id="379" w:author="Christy Caudill" w:date="2014-04-29T13:07:00Z">
        <w:r w:rsidR="00967C32">
          <w:t xml:space="preserve"> A current list of those information exchanges can be found </w:t>
        </w:r>
      </w:ins>
      <w:ins w:id="380" w:author="Christy Caudill" w:date="2014-04-29T13:08:00Z">
        <w:r w:rsidR="00967C32">
          <w:t xml:space="preserve">and downloaded from </w:t>
        </w:r>
        <w:r w:rsidR="00967C32" w:rsidRPr="00967C32">
          <w:t>http://schemas.usgin.org/models/</w:t>
        </w:r>
        <w:r w:rsidR="00967C32">
          <w:t>.</w:t>
        </w:r>
      </w:ins>
      <w:ins w:id="381" w:author="Christy Caudill" w:date="2014-04-29T13:07:00Z">
        <w:r w:rsidR="00967C32">
          <w:t xml:space="preserve"> </w:t>
        </w:r>
      </w:ins>
    </w:p>
    <w:p w14:paraId="3ED566D8" w14:textId="1BECCAC4" w:rsidR="00E76B90" w:rsidDel="00967C32" w:rsidRDefault="00E76B90" w:rsidP="00524E4D">
      <w:pPr>
        <w:pStyle w:val="Caption"/>
        <w:rPr>
          <w:del w:id="382" w:author="Christy Caudill" w:date="2014-04-29T13:08:00Z"/>
        </w:rPr>
      </w:pPr>
      <w:bookmarkStart w:id="383" w:name="_Ref269230301"/>
      <w:del w:id="384" w:author="Christy Caudill" w:date="2014-04-29T13:08:00Z">
        <w:r w:rsidDel="00967C32">
          <w:delText xml:space="preserve">Table </w:delText>
        </w:r>
        <w:r w:rsidR="00550AE3" w:rsidDel="00967C32">
          <w:fldChar w:fldCharType="begin"/>
        </w:r>
        <w:r w:rsidR="00550AE3" w:rsidDel="00967C32">
          <w:delInstrText xml:space="preserve"> SEQ Table \* ARABIC </w:delInstrText>
        </w:r>
        <w:r w:rsidR="00550AE3" w:rsidDel="00967C32">
          <w:fldChar w:fldCharType="separate"/>
        </w:r>
        <w:r w:rsidR="00396690" w:rsidDel="00967C32">
          <w:rPr>
            <w:noProof/>
          </w:rPr>
          <w:delText>2</w:delText>
        </w:r>
        <w:r w:rsidR="00550AE3" w:rsidDel="00967C32">
          <w:rPr>
            <w:noProof/>
          </w:rPr>
          <w:fldChar w:fldCharType="end"/>
        </w:r>
        <w:bookmarkEnd w:id="383"/>
        <w:r w:rsidDel="00967C32">
          <w:delText xml:space="preserve"> Summary of data items compiled from AASG data providers (5/27/2010). This listing of data items is being updated and revised based on continuing input from NGDS consortium members, state data providers, and the SMU/Siemens Geothermal data project. </w:delText>
        </w:r>
      </w:del>
    </w:p>
    <w:p w14:paraId="3ED56761" w14:textId="77777777" w:rsidR="00E76B90" w:rsidRDefault="00E76B90" w:rsidP="00984FE4"/>
    <w:p w14:paraId="3ED56762" w14:textId="77777777" w:rsidR="00E76B90" w:rsidRDefault="00E76B90" w:rsidP="00E165CF">
      <w:r>
        <w:lastRenderedPageBreak/>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the NGDS metadata catalog. A prototype document repository, implemented using Drupal sof</w:t>
      </w:r>
      <w:r>
        <w:t>t</w:t>
      </w:r>
      <w:r>
        <w:t>ware is available for deployment by data providers that do not currently have such an online r</w:t>
      </w:r>
      <w:r>
        <w:t>e</w:t>
      </w:r>
      <w:r>
        <w:t>pository (</w:t>
      </w:r>
      <w:hyperlink r:id="rId17" w:history="1">
        <w:r w:rsidRPr="007D6A62">
          <w:rPr>
            <w:rStyle w:val="Hyperlink"/>
          </w:rPr>
          <w:t>http://repository.usgin.org/</w:t>
        </w:r>
      </w:hyperlink>
      <w:r>
        <w:t xml:space="preserve">). This application also supports production of metadata meeting NGDS requirements. Instructions for deployment are available at </w:t>
      </w:r>
      <w:hyperlink r:id="rId18"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es, we anticipate that existing standard services like the Open Geospatial Consortium (OGC) Web Feature, Map, or Coverage services (WFS, WMS, WCS)</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datasets,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w:t>
      </w:r>
      <w:r>
        <w:lastRenderedPageBreak/>
        <w:t xml:space="preserve">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the ESRI GeoPortal, as well as tools for individual metadata record creation using Drupal (</w:t>
      </w:r>
      <w:hyperlink r:id="rId19"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lastRenderedPageBreak/>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9" w14:textId="77777777" w:rsidR="00E76B90" w:rsidRDefault="00584CE2" w:rsidP="00584CE2">
      <w:r>
        <w:t>T</w:t>
      </w:r>
      <w:r w:rsidR="00E76B90">
        <w:t>he OpenGeospatial Consortium Catalog Service for the Web (CSW), currently at version 2.0.2</w:t>
      </w:r>
      <w:r>
        <w:t xml:space="preserve"> is proposed for catalog search and discovery service</w:t>
      </w:r>
      <w:r w:rsidR="00E76B90">
        <w:t xml:space="preserve">. The lowest common denominator metadata interchange format using this service is an encoding of the Dublin Core elements and Dublin Core text extensions (schema at </w:t>
      </w:r>
      <w:hyperlink r:id="rId20" w:history="1">
        <w:r w:rsidR="00E76B90" w:rsidRPr="006303EE">
          <w:rPr>
            <w:rStyle w:val="Hyperlink"/>
          </w:rPr>
          <w:t>http://schemas.opengis.net/csw/2.0.2/rec-dcmes.xsd</w:t>
        </w:r>
      </w:hyperlink>
      <w:r w:rsidR="00E76B90">
        <w:t xml:space="preserve">, </w:t>
      </w:r>
      <w:hyperlink r:id="rId21" w:history="1">
        <w:r w:rsidR="00E76B90" w:rsidRPr="006303EE">
          <w:rPr>
            <w:rStyle w:val="Hyperlink"/>
          </w:rPr>
          <w:t>http://schemas.opengis.net/csw/2.0.2/rec-dcterms.xsd</w:t>
        </w:r>
      </w:hyperlink>
      <w:r w:rsidR="00E76B90">
        <w:t>), and the NGDS needs to adopt a best pra</w:t>
      </w:r>
      <w:r w:rsidR="00E76B90">
        <w:t>c</w:t>
      </w:r>
      <w:r w:rsidR="00E76B90">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Default="00C60A56" w:rsidP="00584CE2">
      <w:r>
        <w:t>Initial</w:t>
      </w:r>
      <w:r w:rsidR="00E76B90">
        <w:t xml:space="preserve"> data services </w:t>
      </w:r>
      <w:r>
        <w:t>can be implemented using</w:t>
      </w:r>
      <w:r w:rsidR="00E76B90">
        <w:t xml:space="preserve"> WFS 1.1.1 simple feature services</w:t>
      </w:r>
      <w:r>
        <w:t xml:space="preserve">, selecting </w:t>
      </w:r>
      <w:r w:rsidR="00E76B90">
        <w:t xml:space="preserve">a few widely available and geothermally interesting datasets. Based on data compilations thus far, the </w:t>
      </w:r>
      <w:r>
        <w:t>AASG Geothermal data project has implemented</w:t>
      </w:r>
      <w:r w:rsidR="00E76B90">
        <w:t xml:space="preserve"> </w:t>
      </w:r>
      <w:r>
        <w:t>borehole</w:t>
      </w:r>
      <w:r w:rsidR="00E76B90">
        <w:t xml:space="preserve"> temperature observation service</w:t>
      </w:r>
      <w:r>
        <w:t>s</w:t>
      </w:r>
      <w:r w:rsidR="00E76B90">
        <w:t xml:space="preserve">, Quaternary fault </w:t>
      </w:r>
      <w:r>
        <w:t xml:space="preserve">feature </w:t>
      </w:r>
      <w:r w:rsidR="00E76B90">
        <w:t>service</w:t>
      </w:r>
      <w:r>
        <w:t xml:space="preserve">s, water chemistry observation services and volcanic vent feature services (see </w:t>
      </w:r>
      <w:r w:rsidRPr="00C60A56">
        <w:t>http://services.azgs.az.gov/ArcGIS/rest/services/aasggeothermal</w:t>
      </w:r>
      <w:r>
        <w:t>)</w:t>
      </w:r>
      <w:r w:rsidR="00E76B90">
        <w:t xml:space="preserve">. The content model </w:t>
      </w:r>
      <w:r>
        <w:t>and</w:t>
      </w:r>
      <w:r w:rsidR="00E76B90">
        <w:t xml:space="preserve"> xml schema used for data interchange in these services will need to be </w:t>
      </w:r>
      <w:r>
        <w:t>reviewed by the full NGDS</w:t>
      </w:r>
      <w:r w:rsidR="00C70F26">
        <w:t>.</w:t>
      </w:r>
    </w:p>
    <w:p w14:paraId="3ED5677B" w14:textId="77777777" w:rsidR="00CC4884" w:rsidRDefault="00CC4884" w:rsidP="00DF5CEE">
      <w:pPr>
        <w:pStyle w:val="Heading1"/>
      </w:pPr>
      <w:r>
        <w:t>Glossary</w:t>
      </w:r>
    </w:p>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lastRenderedPageBreak/>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22"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t>Protocol</w:t>
      </w:r>
      <w:r>
        <w:t>: A set of rules which is used by computers to communicate with each other across a network (</w:t>
      </w:r>
      <w:hyperlink r:id="rId23"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24" w:tgtFrame="_blank" w:history="1">
        <w:r>
          <w:rPr>
            <w:rStyle w:val="Hyperlink"/>
          </w:rPr>
          <w:t>http://www.w3.org/TR/REC-rdf-syntax</w:t>
        </w:r>
      </w:hyperlink>
      <w:r>
        <w:t>), generalized from ISO19115, which d</w:t>
      </w:r>
      <w:r>
        <w:t>e</w:t>
      </w:r>
      <w:r>
        <w:t>fines resource as an ‘asset or means that fulfills a requirement’ without defining asset or means. "An object or artifact that is described by a record in the information model of a catalogue."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lastRenderedPageBreak/>
        <w:t>Specification</w:t>
      </w:r>
      <w:r>
        <w:t>: A document that describes the technical characteristics of an artifact, possibly i</w:t>
      </w:r>
      <w:r>
        <w:t>n</w:t>
      </w:r>
      <w:r>
        <w:t xml:space="preserve">cluding a description of what it should do, or an explicit set of requirements that it must satisfy. (Based on </w:t>
      </w:r>
      <w:hyperlink r:id="rId25" w:tgtFrame="_blank" w:history="1">
        <w:r>
          <w:rPr>
            <w:rStyle w:val="Hyperlink"/>
          </w:rPr>
          <w:t>http://en.wikipedia.org/wiki/Specification</w:t>
        </w:r>
      </w:hyperlink>
      <w:r>
        <w:t>).</w:t>
      </w:r>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t>Franklin, Michael, Halevy, Alon, and Maier, David, 2005, From databases to dataspaces: a new ab-straction for information management: ACM SIGMOD Record, V. 34, No. 4, ISSN:0163-5808.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 xml:space="preserve">ISO 19119:2005/Amd 1:2008, Extensions of the service metadata model ISO 19108 designates: </w:t>
      </w:r>
    </w:p>
    <w:p w14:paraId="3ED5679F" w14:textId="77777777" w:rsidR="00734590" w:rsidRDefault="00734590" w:rsidP="00734590">
      <w:r>
        <w:t>OGC 07-006r1¸ OpenGIS Catalog Services Specification version 2.0.2, Corrigendum 2 release, 2007</w:t>
      </w:r>
    </w:p>
    <w:p w14:paraId="3ED567A0" w14:textId="77777777" w:rsidR="00734590" w:rsidRDefault="00734590" w:rsidP="00B81272">
      <w:r>
        <w:t>OGC 07-045, OpenGIS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26"/>
      <w:headerReference w:type="default" r:id="rId27"/>
      <w:footerReference w:type="default" r:id="rId28"/>
      <w:headerReference w:type="first" r:id="rId29"/>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193C4" w14:textId="77777777" w:rsidR="001C28A8" w:rsidRDefault="001C28A8" w:rsidP="00E57E08">
      <w:pPr>
        <w:spacing w:after="0"/>
      </w:pPr>
      <w:r>
        <w:separator/>
      </w:r>
    </w:p>
  </w:endnote>
  <w:endnote w:type="continuationSeparator" w:id="0">
    <w:p w14:paraId="69C726B9" w14:textId="77777777" w:rsidR="001C28A8" w:rsidRDefault="001C28A8" w:rsidP="00E57E08">
      <w:pPr>
        <w:spacing w:after="0"/>
      </w:pPr>
      <w:r>
        <w:continuationSeparator/>
      </w:r>
    </w:p>
  </w:endnote>
  <w:endnote w:type="continuationNotice" w:id="1">
    <w:p w14:paraId="724CFE60" w14:textId="77777777" w:rsidR="001C28A8" w:rsidRDefault="001C28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550AE3" w:rsidRDefault="00550AE3">
    <w:pPr>
      <w:pStyle w:val="Footer"/>
      <w:jc w:val="center"/>
    </w:pPr>
    <w:r>
      <w:fldChar w:fldCharType="begin"/>
    </w:r>
    <w:r>
      <w:instrText xml:space="preserve"> PAGE   \* MERGEFORMAT </w:instrText>
    </w:r>
    <w:r>
      <w:fldChar w:fldCharType="separate"/>
    </w:r>
    <w:r w:rsidR="003317DC">
      <w:rPr>
        <w:noProof/>
      </w:rPr>
      <w:t>17</w:t>
    </w:r>
    <w:r>
      <w:rPr>
        <w:noProof/>
      </w:rPr>
      <w:fldChar w:fldCharType="end"/>
    </w:r>
  </w:p>
  <w:p w14:paraId="3ED567BA" w14:textId="77777777" w:rsidR="00550AE3" w:rsidRDefault="00550A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962C60" w14:textId="77777777" w:rsidR="001C28A8" w:rsidRDefault="001C28A8" w:rsidP="00E57E08">
      <w:pPr>
        <w:spacing w:after="0"/>
      </w:pPr>
      <w:r>
        <w:separator/>
      </w:r>
    </w:p>
  </w:footnote>
  <w:footnote w:type="continuationSeparator" w:id="0">
    <w:p w14:paraId="23D5DEA2" w14:textId="77777777" w:rsidR="001C28A8" w:rsidRDefault="001C28A8" w:rsidP="00E57E08">
      <w:pPr>
        <w:spacing w:after="0"/>
      </w:pPr>
      <w:r>
        <w:continuationSeparator/>
      </w:r>
    </w:p>
  </w:footnote>
  <w:footnote w:type="continuationNotice" w:id="1">
    <w:p w14:paraId="23B27BDC" w14:textId="77777777" w:rsidR="001C28A8" w:rsidRDefault="001C28A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77777777" w:rsidR="00550AE3" w:rsidRDefault="00550AE3">
    <w:pPr>
      <w:pStyle w:val="Header"/>
    </w:pPr>
    <w:r>
      <w:rPr>
        <w:noProof/>
      </w:rPr>
      <w:pict w14:anchorId="3ED567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4" o:spid="_x0000_s2049"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77777777" w:rsidR="00550AE3" w:rsidRDefault="00550AE3">
    <w:pPr>
      <w:pStyle w:val="Header"/>
    </w:pPr>
    <w:r>
      <w:rPr>
        <w:noProof/>
      </w:rPr>
      <w:pict w14:anchorId="3ED567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5" o:spid="_x0000_s2050" type="#_x0000_t136" style="position:absolute;margin-left:0;margin-top:0;width:471.3pt;height:219.7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77777777" w:rsidR="00550AE3" w:rsidRDefault="00550AE3">
    <w:pPr>
      <w:pStyle w:val="Header"/>
    </w:pPr>
    <w:r>
      <w:rPr>
        <w:noProof/>
      </w:rPr>
      <w:pict w14:anchorId="3ED567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3" o:spid="_x0000_s2051"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619FC"/>
    <w:rsid w:val="0008676D"/>
    <w:rsid w:val="000A3DF9"/>
    <w:rsid w:val="000A6478"/>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C28A8"/>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317DC"/>
    <w:rsid w:val="00354897"/>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B4276"/>
    <w:rsid w:val="007D4721"/>
    <w:rsid w:val="007D6A62"/>
    <w:rsid w:val="007E001B"/>
    <w:rsid w:val="007E58C4"/>
    <w:rsid w:val="00802FE5"/>
    <w:rsid w:val="0082076D"/>
    <w:rsid w:val="00836806"/>
    <w:rsid w:val="0085088D"/>
    <w:rsid w:val="008565D8"/>
    <w:rsid w:val="0086487C"/>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5849"/>
    <w:rsid w:val="00AB64CE"/>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F307A"/>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lab.usgin.org/groups/drupal-development/creating-document-repository-drupa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hemas.opengis.net/csw/2.0.2/rec-dcterms.xsd"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repository.usgin.org/" TargetMode="External"/><Relationship Id="rId25" Type="http://schemas.openxmlformats.org/officeDocument/2006/relationships/hyperlink" Target="http://en.wikipedia.org/wiki/Specification"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chemas.opengis.net/csw/2.0.2/rec-dcmes.xsd"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w3.org/TR/REC-rdf-syntax" TargetMode="External"/><Relationship Id="rId5" Type="http://schemas.openxmlformats.org/officeDocument/2006/relationships/customXml" Target="../customXml/item5.xml"/><Relationship Id="rId15" Type="http://schemas.openxmlformats.org/officeDocument/2006/relationships/hyperlink" Target="http://tools.ietf.org/html/rfc5023" TargetMode="External"/><Relationship Id="rId23" Type="http://schemas.openxmlformats.org/officeDocument/2006/relationships/hyperlink" Target="http://en.wikipedia.org/wiki/Network_protoco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mw.usgin.org"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wmf"/><Relationship Id="rId22" Type="http://schemas.openxmlformats.org/officeDocument/2006/relationships/hyperlink" Target="http://www.opengeospatial.org/standards/om"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B94DEEC4-469E-4DAA-ACF5-8CC20B253644}">
  <ds:schemaRefs>
    <ds:schemaRef ds:uri="http://schemas.openxmlformats.org/officeDocument/2006/bibliography"/>
  </ds:schemaRefs>
</ds:datastoreItem>
</file>

<file path=customXml/itemProps5.xml><?xml version="1.0" encoding="utf-8"?>
<ds:datastoreItem xmlns:ds="http://schemas.openxmlformats.org/officeDocument/2006/customXml" ds:itemID="{CF6116A0-8749-4E5F-838C-0E7DBE199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22</Pages>
  <Words>9663</Words>
  <Characters>55081</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64615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25</cp:revision>
  <cp:lastPrinted>2010-08-13T06:05:00Z</cp:lastPrinted>
  <dcterms:created xsi:type="dcterms:W3CDTF">2014-04-29T20:42:00Z</dcterms:created>
  <dcterms:modified xsi:type="dcterms:W3CDTF">2014-04-30T00:49:00Z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