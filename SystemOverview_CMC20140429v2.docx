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058225DC" w14:textId="77777777" w:rsidR="00582ED9" w:rsidRDefault="00194DE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36335" w:history="1">
            <w:r w:rsidR="00582ED9" w:rsidRPr="00890E4F">
              <w:rPr>
                <w:rStyle w:val="Hyperlink"/>
                <w:noProof/>
              </w:rPr>
              <w:t>Introduction</w:t>
            </w:r>
            <w:r w:rsidR="00582ED9">
              <w:rPr>
                <w:noProof/>
                <w:webHidden/>
              </w:rPr>
              <w:tab/>
            </w:r>
            <w:r w:rsidR="00582ED9">
              <w:rPr>
                <w:noProof/>
                <w:webHidden/>
              </w:rPr>
              <w:fldChar w:fldCharType="begin"/>
            </w:r>
            <w:r w:rsidR="00582ED9">
              <w:rPr>
                <w:noProof/>
                <w:webHidden/>
              </w:rPr>
              <w:instrText xml:space="preserve"> PAGEREF _Toc386636335 \h </w:instrText>
            </w:r>
            <w:r w:rsidR="00582ED9">
              <w:rPr>
                <w:noProof/>
                <w:webHidden/>
              </w:rPr>
            </w:r>
            <w:r w:rsidR="00582ED9">
              <w:rPr>
                <w:noProof/>
                <w:webHidden/>
              </w:rPr>
              <w:fldChar w:fldCharType="separate"/>
            </w:r>
            <w:r w:rsidR="00582ED9">
              <w:rPr>
                <w:noProof/>
                <w:webHidden/>
              </w:rPr>
              <w:t>2</w:t>
            </w:r>
            <w:r w:rsidR="00582ED9">
              <w:rPr>
                <w:noProof/>
                <w:webHidden/>
              </w:rPr>
              <w:fldChar w:fldCharType="end"/>
            </w:r>
          </w:hyperlink>
        </w:p>
        <w:p w14:paraId="6CF32B28"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36" w:history="1">
            <w:r w:rsidR="00582ED9" w:rsidRPr="00890E4F">
              <w:rPr>
                <w:rStyle w:val="Hyperlink"/>
                <w:noProof/>
              </w:rPr>
              <w:t>Scope and purpose of system</w:t>
            </w:r>
            <w:r w:rsidR="00582ED9">
              <w:rPr>
                <w:noProof/>
                <w:webHidden/>
              </w:rPr>
              <w:tab/>
            </w:r>
            <w:r w:rsidR="00582ED9">
              <w:rPr>
                <w:noProof/>
                <w:webHidden/>
              </w:rPr>
              <w:fldChar w:fldCharType="begin"/>
            </w:r>
            <w:r w:rsidR="00582ED9">
              <w:rPr>
                <w:noProof/>
                <w:webHidden/>
              </w:rPr>
              <w:instrText xml:space="preserve"> PAGEREF _Toc386636336 \h </w:instrText>
            </w:r>
            <w:r w:rsidR="00582ED9">
              <w:rPr>
                <w:noProof/>
                <w:webHidden/>
              </w:rPr>
            </w:r>
            <w:r w:rsidR="00582ED9">
              <w:rPr>
                <w:noProof/>
                <w:webHidden/>
              </w:rPr>
              <w:fldChar w:fldCharType="separate"/>
            </w:r>
            <w:r w:rsidR="00582ED9">
              <w:rPr>
                <w:noProof/>
                <w:webHidden/>
              </w:rPr>
              <w:t>2</w:t>
            </w:r>
            <w:r w:rsidR="00582ED9">
              <w:rPr>
                <w:noProof/>
                <w:webHidden/>
              </w:rPr>
              <w:fldChar w:fldCharType="end"/>
            </w:r>
          </w:hyperlink>
        </w:p>
        <w:p w14:paraId="47CB8D40"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37" w:history="1">
            <w:r w:rsidR="00582ED9" w:rsidRPr="00890E4F">
              <w:rPr>
                <w:rStyle w:val="Hyperlink"/>
                <w:noProof/>
              </w:rPr>
              <w:t>System Technical Design principles</w:t>
            </w:r>
            <w:r w:rsidR="00582ED9">
              <w:rPr>
                <w:noProof/>
                <w:webHidden/>
              </w:rPr>
              <w:tab/>
            </w:r>
            <w:r w:rsidR="00582ED9">
              <w:rPr>
                <w:noProof/>
                <w:webHidden/>
              </w:rPr>
              <w:fldChar w:fldCharType="begin"/>
            </w:r>
            <w:r w:rsidR="00582ED9">
              <w:rPr>
                <w:noProof/>
                <w:webHidden/>
              </w:rPr>
              <w:instrText xml:space="preserve"> PAGEREF _Toc386636337 \h </w:instrText>
            </w:r>
            <w:r w:rsidR="00582ED9">
              <w:rPr>
                <w:noProof/>
                <w:webHidden/>
              </w:rPr>
            </w:r>
            <w:r w:rsidR="00582ED9">
              <w:rPr>
                <w:noProof/>
                <w:webHidden/>
              </w:rPr>
              <w:fldChar w:fldCharType="separate"/>
            </w:r>
            <w:r w:rsidR="00582ED9">
              <w:rPr>
                <w:noProof/>
                <w:webHidden/>
              </w:rPr>
              <w:t>3</w:t>
            </w:r>
            <w:r w:rsidR="00582ED9">
              <w:rPr>
                <w:noProof/>
                <w:webHidden/>
              </w:rPr>
              <w:fldChar w:fldCharType="end"/>
            </w:r>
          </w:hyperlink>
        </w:p>
        <w:p w14:paraId="66F6A37E"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38" w:history="1">
            <w:r w:rsidR="00582ED9" w:rsidRPr="00890E4F">
              <w:rPr>
                <w:rStyle w:val="Hyperlink"/>
                <w:noProof/>
              </w:rPr>
              <w:t>Data Access</w:t>
            </w:r>
            <w:r w:rsidR="00582ED9">
              <w:rPr>
                <w:noProof/>
                <w:webHidden/>
              </w:rPr>
              <w:tab/>
            </w:r>
            <w:r w:rsidR="00582ED9">
              <w:rPr>
                <w:noProof/>
                <w:webHidden/>
              </w:rPr>
              <w:fldChar w:fldCharType="begin"/>
            </w:r>
            <w:r w:rsidR="00582ED9">
              <w:rPr>
                <w:noProof/>
                <w:webHidden/>
              </w:rPr>
              <w:instrText xml:space="preserve"> PAGEREF _Toc386636338 \h </w:instrText>
            </w:r>
            <w:r w:rsidR="00582ED9">
              <w:rPr>
                <w:noProof/>
                <w:webHidden/>
              </w:rPr>
            </w:r>
            <w:r w:rsidR="00582ED9">
              <w:rPr>
                <w:noProof/>
                <w:webHidden/>
              </w:rPr>
              <w:fldChar w:fldCharType="separate"/>
            </w:r>
            <w:r w:rsidR="00582ED9">
              <w:rPr>
                <w:noProof/>
                <w:webHidden/>
              </w:rPr>
              <w:t>4</w:t>
            </w:r>
            <w:r w:rsidR="00582ED9">
              <w:rPr>
                <w:noProof/>
                <w:webHidden/>
              </w:rPr>
              <w:fldChar w:fldCharType="end"/>
            </w:r>
          </w:hyperlink>
        </w:p>
        <w:p w14:paraId="1EEB1169"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39" w:history="1">
            <w:r w:rsidR="00582ED9" w:rsidRPr="00890E4F">
              <w:rPr>
                <w:rStyle w:val="Hyperlink"/>
                <w:noProof/>
              </w:rPr>
              <w:t>Approach</w:t>
            </w:r>
            <w:r w:rsidR="00582ED9">
              <w:rPr>
                <w:noProof/>
                <w:webHidden/>
              </w:rPr>
              <w:tab/>
            </w:r>
            <w:r w:rsidR="00582ED9">
              <w:rPr>
                <w:noProof/>
                <w:webHidden/>
              </w:rPr>
              <w:fldChar w:fldCharType="begin"/>
            </w:r>
            <w:r w:rsidR="00582ED9">
              <w:rPr>
                <w:noProof/>
                <w:webHidden/>
              </w:rPr>
              <w:instrText xml:space="preserve"> PAGEREF _Toc386636339 \h </w:instrText>
            </w:r>
            <w:r w:rsidR="00582ED9">
              <w:rPr>
                <w:noProof/>
                <w:webHidden/>
              </w:rPr>
            </w:r>
            <w:r w:rsidR="00582ED9">
              <w:rPr>
                <w:noProof/>
                <w:webHidden/>
              </w:rPr>
              <w:fldChar w:fldCharType="separate"/>
            </w:r>
            <w:r w:rsidR="00582ED9">
              <w:rPr>
                <w:noProof/>
                <w:webHidden/>
              </w:rPr>
              <w:t>5</w:t>
            </w:r>
            <w:r w:rsidR="00582ED9">
              <w:rPr>
                <w:noProof/>
                <w:webHidden/>
              </w:rPr>
              <w:fldChar w:fldCharType="end"/>
            </w:r>
          </w:hyperlink>
        </w:p>
        <w:p w14:paraId="3B07AD8E"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40" w:history="1">
            <w:r w:rsidR="00582ED9" w:rsidRPr="00890E4F">
              <w:rPr>
                <w:rStyle w:val="Hyperlink"/>
                <w:noProof/>
              </w:rPr>
              <w:t>Requirements</w:t>
            </w:r>
            <w:r w:rsidR="00582ED9">
              <w:rPr>
                <w:noProof/>
                <w:webHidden/>
              </w:rPr>
              <w:tab/>
            </w:r>
            <w:r w:rsidR="00582ED9">
              <w:rPr>
                <w:noProof/>
                <w:webHidden/>
              </w:rPr>
              <w:fldChar w:fldCharType="begin"/>
            </w:r>
            <w:r w:rsidR="00582ED9">
              <w:rPr>
                <w:noProof/>
                <w:webHidden/>
              </w:rPr>
              <w:instrText xml:space="preserve"> PAGEREF _Toc386636340 \h </w:instrText>
            </w:r>
            <w:r w:rsidR="00582ED9">
              <w:rPr>
                <w:noProof/>
                <w:webHidden/>
              </w:rPr>
            </w:r>
            <w:r w:rsidR="00582ED9">
              <w:rPr>
                <w:noProof/>
                <w:webHidden/>
              </w:rPr>
              <w:fldChar w:fldCharType="separate"/>
            </w:r>
            <w:r w:rsidR="00582ED9">
              <w:rPr>
                <w:noProof/>
                <w:webHidden/>
              </w:rPr>
              <w:t>6</w:t>
            </w:r>
            <w:r w:rsidR="00582ED9">
              <w:rPr>
                <w:noProof/>
                <w:webHidden/>
              </w:rPr>
              <w:fldChar w:fldCharType="end"/>
            </w:r>
          </w:hyperlink>
        </w:p>
        <w:p w14:paraId="3099F435"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1" w:history="1">
            <w:r w:rsidR="00582ED9" w:rsidRPr="00890E4F">
              <w:rPr>
                <w:rStyle w:val="Hyperlink"/>
                <w:noProof/>
              </w:rPr>
              <w:t>Data discovery</w:t>
            </w:r>
            <w:r w:rsidR="00582ED9">
              <w:rPr>
                <w:noProof/>
                <w:webHidden/>
              </w:rPr>
              <w:tab/>
            </w:r>
            <w:r w:rsidR="00582ED9">
              <w:rPr>
                <w:noProof/>
                <w:webHidden/>
              </w:rPr>
              <w:fldChar w:fldCharType="begin"/>
            </w:r>
            <w:r w:rsidR="00582ED9">
              <w:rPr>
                <w:noProof/>
                <w:webHidden/>
              </w:rPr>
              <w:instrText xml:space="preserve"> PAGEREF _Toc386636341 \h </w:instrText>
            </w:r>
            <w:r w:rsidR="00582ED9">
              <w:rPr>
                <w:noProof/>
                <w:webHidden/>
              </w:rPr>
            </w:r>
            <w:r w:rsidR="00582ED9">
              <w:rPr>
                <w:noProof/>
                <w:webHidden/>
              </w:rPr>
              <w:fldChar w:fldCharType="separate"/>
            </w:r>
            <w:r w:rsidR="00582ED9">
              <w:rPr>
                <w:noProof/>
                <w:webHidden/>
              </w:rPr>
              <w:t>6</w:t>
            </w:r>
            <w:r w:rsidR="00582ED9">
              <w:rPr>
                <w:noProof/>
                <w:webHidden/>
              </w:rPr>
              <w:fldChar w:fldCharType="end"/>
            </w:r>
          </w:hyperlink>
        </w:p>
        <w:p w14:paraId="1D3A6402"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2" w:history="1">
            <w:r w:rsidR="00582ED9" w:rsidRPr="00890E4F">
              <w:rPr>
                <w:rStyle w:val="Hyperlink"/>
                <w:noProof/>
              </w:rPr>
              <w:t>System Architecture Requirements</w:t>
            </w:r>
            <w:r w:rsidR="00582ED9">
              <w:rPr>
                <w:noProof/>
                <w:webHidden/>
              </w:rPr>
              <w:tab/>
            </w:r>
            <w:r w:rsidR="00582ED9">
              <w:rPr>
                <w:noProof/>
                <w:webHidden/>
              </w:rPr>
              <w:fldChar w:fldCharType="begin"/>
            </w:r>
            <w:r w:rsidR="00582ED9">
              <w:rPr>
                <w:noProof/>
                <w:webHidden/>
              </w:rPr>
              <w:instrText xml:space="preserve"> PAGEREF _Toc386636342 \h </w:instrText>
            </w:r>
            <w:r w:rsidR="00582ED9">
              <w:rPr>
                <w:noProof/>
                <w:webHidden/>
              </w:rPr>
            </w:r>
            <w:r w:rsidR="00582ED9">
              <w:rPr>
                <w:noProof/>
                <w:webHidden/>
              </w:rPr>
              <w:fldChar w:fldCharType="separate"/>
            </w:r>
            <w:r w:rsidR="00582ED9">
              <w:rPr>
                <w:noProof/>
                <w:webHidden/>
              </w:rPr>
              <w:t>7</w:t>
            </w:r>
            <w:r w:rsidR="00582ED9">
              <w:rPr>
                <w:noProof/>
                <w:webHidden/>
              </w:rPr>
              <w:fldChar w:fldCharType="end"/>
            </w:r>
          </w:hyperlink>
        </w:p>
        <w:p w14:paraId="641B5087"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43" w:history="1">
            <w:r w:rsidR="00582ED9" w:rsidRPr="00890E4F">
              <w:rPr>
                <w:rStyle w:val="Hyperlink"/>
                <w:noProof/>
              </w:rPr>
              <w:t>System Architecture</w:t>
            </w:r>
            <w:r w:rsidR="00582ED9">
              <w:rPr>
                <w:noProof/>
                <w:webHidden/>
              </w:rPr>
              <w:tab/>
            </w:r>
            <w:r w:rsidR="00582ED9">
              <w:rPr>
                <w:noProof/>
                <w:webHidden/>
              </w:rPr>
              <w:fldChar w:fldCharType="begin"/>
            </w:r>
            <w:r w:rsidR="00582ED9">
              <w:rPr>
                <w:noProof/>
                <w:webHidden/>
              </w:rPr>
              <w:instrText xml:space="preserve"> PAGEREF _Toc386636343 \h </w:instrText>
            </w:r>
            <w:r w:rsidR="00582ED9">
              <w:rPr>
                <w:noProof/>
                <w:webHidden/>
              </w:rPr>
            </w:r>
            <w:r w:rsidR="00582ED9">
              <w:rPr>
                <w:noProof/>
                <w:webHidden/>
              </w:rPr>
              <w:fldChar w:fldCharType="separate"/>
            </w:r>
            <w:r w:rsidR="00582ED9">
              <w:rPr>
                <w:noProof/>
                <w:webHidden/>
              </w:rPr>
              <w:t>8</w:t>
            </w:r>
            <w:r w:rsidR="00582ED9">
              <w:rPr>
                <w:noProof/>
                <w:webHidden/>
              </w:rPr>
              <w:fldChar w:fldCharType="end"/>
            </w:r>
          </w:hyperlink>
        </w:p>
        <w:p w14:paraId="06ED46E7"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44" w:history="1">
            <w:r w:rsidR="00582ED9" w:rsidRPr="00890E4F">
              <w:rPr>
                <w:rStyle w:val="Hyperlink"/>
                <w:noProof/>
              </w:rPr>
              <w:t>Functional components</w:t>
            </w:r>
            <w:r w:rsidR="00582ED9">
              <w:rPr>
                <w:noProof/>
                <w:webHidden/>
              </w:rPr>
              <w:tab/>
            </w:r>
            <w:r w:rsidR="00582ED9">
              <w:rPr>
                <w:noProof/>
                <w:webHidden/>
              </w:rPr>
              <w:fldChar w:fldCharType="begin"/>
            </w:r>
            <w:r w:rsidR="00582ED9">
              <w:rPr>
                <w:noProof/>
                <w:webHidden/>
              </w:rPr>
              <w:instrText xml:space="preserve"> PAGEREF _Toc386636344 \h </w:instrText>
            </w:r>
            <w:r w:rsidR="00582ED9">
              <w:rPr>
                <w:noProof/>
                <w:webHidden/>
              </w:rPr>
            </w:r>
            <w:r w:rsidR="00582ED9">
              <w:rPr>
                <w:noProof/>
                <w:webHidden/>
              </w:rPr>
              <w:fldChar w:fldCharType="separate"/>
            </w:r>
            <w:r w:rsidR="00582ED9">
              <w:rPr>
                <w:noProof/>
                <w:webHidden/>
              </w:rPr>
              <w:t>9</w:t>
            </w:r>
            <w:r w:rsidR="00582ED9">
              <w:rPr>
                <w:noProof/>
                <w:webHidden/>
              </w:rPr>
              <w:fldChar w:fldCharType="end"/>
            </w:r>
          </w:hyperlink>
        </w:p>
        <w:p w14:paraId="57C5C90F"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5" w:history="1">
            <w:r w:rsidR="00582ED9" w:rsidRPr="00890E4F">
              <w:rPr>
                <w:rStyle w:val="Hyperlink"/>
                <w:noProof/>
              </w:rPr>
              <w:t>Catalog</w:t>
            </w:r>
            <w:r w:rsidR="00582ED9">
              <w:rPr>
                <w:noProof/>
                <w:webHidden/>
              </w:rPr>
              <w:tab/>
            </w:r>
            <w:r w:rsidR="00582ED9">
              <w:rPr>
                <w:noProof/>
                <w:webHidden/>
              </w:rPr>
              <w:fldChar w:fldCharType="begin"/>
            </w:r>
            <w:r w:rsidR="00582ED9">
              <w:rPr>
                <w:noProof/>
                <w:webHidden/>
              </w:rPr>
              <w:instrText xml:space="preserve"> PAGEREF _Toc386636345 \h </w:instrText>
            </w:r>
            <w:r w:rsidR="00582ED9">
              <w:rPr>
                <w:noProof/>
                <w:webHidden/>
              </w:rPr>
            </w:r>
            <w:r w:rsidR="00582ED9">
              <w:rPr>
                <w:noProof/>
                <w:webHidden/>
              </w:rPr>
              <w:fldChar w:fldCharType="separate"/>
            </w:r>
            <w:r w:rsidR="00582ED9">
              <w:rPr>
                <w:noProof/>
                <w:webHidden/>
              </w:rPr>
              <w:t>9</w:t>
            </w:r>
            <w:r w:rsidR="00582ED9">
              <w:rPr>
                <w:noProof/>
                <w:webHidden/>
              </w:rPr>
              <w:fldChar w:fldCharType="end"/>
            </w:r>
          </w:hyperlink>
        </w:p>
        <w:p w14:paraId="59BF26AE"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6" w:history="1">
            <w:r w:rsidR="00582ED9" w:rsidRPr="00890E4F">
              <w:rPr>
                <w:rStyle w:val="Hyperlink"/>
                <w:noProof/>
              </w:rPr>
              <w:t>Data Servers</w:t>
            </w:r>
            <w:r w:rsidR="00582ED9">
              <w:rPr>
                <w:noProof/>
                <w:webHidden/>
              </w:rPr>
              <w:tab/>
            </w:r>
            <w:r w:rsidR="00582ED9">
              <w:rPr>
                <w:noProof/>
                <w:webHidden/>
              </w:rPr>
              <w:fldChar w:fldCharType="begin"/>
            </w:r>
            <w:r w:rsidR="00582ED9">
              <w:rPr>
                <w:noProof/>
                <w:webHidden/>
              </w:rPr>
              <w:instrText xml:space="preserve"> PAGEREF _Toc386636346 \h </w:instrText>
            </w:r>
            <w:r w:rsidR="00582ED9">
              <w:rPr>
                <w:noProof/>
                <w:webHidden/>
              </w:rPr>
            </w:r>
            <w:r w:rsidR="00582ED9">
              <w:rPr>
                <w:noProof/>
                <w:webHidden/>
              </w:rPr>
              <w:fldChar w:fldCharType="separate"/>
            </w:r>
            <w:r w:rsidR="00582ED9">
              <w:rPr>
                <w:noProof/>
                <w:webHidden/>
              </w:rPr>
              <w:t>11</w:t>
            </w:r>
            <w:r w:rsidR="00582ED9">
              <w:rPr>
                <w:noProof/>
                <w:webHidden/>
              </w:rPr>
              <w:fldChar w:fldCharType="end"/>
            </w:r>
          </w:hyperlink>
        </w:p>
        <w:p w14:paraId="153BC013"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7" w:history="1">
            <w:r w:rsidR="00582ED9" w:rsidRPr="00890E4F">
              <w:rPr>
                <w:rStyle w:val="Hyperlink"/>
                <w:noProof/>
              </w:rPr>
              <w:t>Database and File System</w:t>
            </w:r>
            <w:r w:rsidR="00582ED9">
              <w:rPr>
                <w:noProof/>
                <w:webHidden/>
              </w:rPr>
              <w:tab/>
            </w:r>
            <w:r w:rsidR="00582ED9">
              <w:rPr>
                <w:noProof/>
                <w:webHidden/>
              </w:rPr>
              <w:fldChar w:fldCharType="begin"/>
            </w:r>
            <w:r w:rsidR="00582ED9">
              <w:rPr>
                <w:noProof/>
                <w:webHidden/>
              </w:rPr>
              <w:instrText xml:space="preserve"> PAGEREF _Toc386636347 \h </w:instrText>
            </w:r>
            <w:r w:rsidR="00582ED9">
              <w:rPr>
                <w:noProof/>
                <w:webHidden/>
              </w:rPr>
            </w:r>
            <w:r w:rsidR="00582ED9">
              <w:rPr>
                <w:noProof/>
                <w:webHidden/>
              </w:rPr>
              <w:fldChar w:fldCharType="separate"/>
            </w:r>
            <w:r w:rsidR="00582ED9">
              <w:rPr>
                <w:noProof/>
                <w:webHidden/>
              </w:rPr>
              <w:t>11</w:t>
            </w:r>
            <w:r w:rsidR="00582ED9">
              <w:rPr>
                <w:noProof/>
                <w:webHidden/>
              </w:rPr>
              <w:fldChar w:fldCharType="end"/>
            </w:r>
          </w:hyperlink>
        </w:p>
        <w:p w14:paraId="30444ABB"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48" w:history="1">
            <w:r w:rsidR="00582ED9" w:rsidRPr="00890E4F">
              <w:rPr>
                <w:rStyle w:val="Hyperlink"/>
                <w:noProof/>
              </w:rPr>
              <w:t>Clients</w:t>
            </w:r>
            <w:r w:rsidR="00582ED9">
              <w:rPr>
                <w:noProof/>
                <w:webHidden/>
              </w:rPr>
              <w:tab/>
            </w:r>
            <w:r w:rsidR="00582ED9">
              <w:rPr>
                <w:noProof/>
                <w:webHidden/>
              </w:rPr>
              <w:fldChar w:fldCharType="begin"/>
            </w:r>
            <w:r w:rsidR="00582ED9">
              <w:rPr>
                <w:noProof/>
                <w:webHidden/>
              </w:rPr>
              <w:instrText xml:space="preserve"> PAGEREF _Toc386636348 \h </w:instrText>
            </w:r>
            <w:r w:rsidR="00582ED9">
              <w:rPr>
                <w:noProof/>
                <w:webHidden/>
              </w:rPr>
            </w:r>
            <w:r w:rsidR="00582ED9">
              <w:rPr>
                <w:noProof/>
                <w:webHidden/>
              </w:rPr>
              <w:fldChar w:fldCharType="separate"/>
            </w:r>
            <w:r w:rsidR="00582ED9">
              <w:rPr>
                <w:noProof/>
                <w:webHidden/>
              </w:rPr>
              <w:t>12</w:t>
            </w:r>
            <w:r w:rsidR="00582ED9">
              <w:rPr>
                <w:noProof/>
                <w:webHidden/>
              </w:rPr>
              <w:fldChar w:fldCharType="end"/>
            </w:r>
          </w:hyperlink>
        </w:p>
        <w:p w14:paraId="46F3B9C1"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49" w:history="1">
            <w:r w:rsidR="00582ED9" w:rsidRPr="00890E4F">
              <w:rPr>
                <w:rStyle w:val="Hyperlink"/>
                <w:noProof/>
              </w:rPr>
              <w:t>System deployment</w:t>
            </w:r>
            <w:r w:rsidR="00582ED9">
              <w:rPr>
                <w:noProof/>
                <w:webHidden/>
              </w:rPr>
              <w:tab/>
            </w:r>
            <w:r w:rsidR="00582ED9">
              <w:rPr>
                <w:noProof/>
                <w:webHidden/>
              </w:rPr>
              <w:fldChar w:fldCharType="begin"/>
            </w:r>
            <w:r w:rsidR="00582ED9">
              <w:rPr>
                <w:noProof/>
                <w:webHidden/>
              </w:rPr>
              <w:instrText xml:space="preserve"> PAGEREF _Toc386636349 \h </w:instrText>
            </w:r>
            <w:r w:rsidR="00582ED9">
              <w:rPr>
                <w:noProof/>
                <w:webHidden/>
              </w:rPr>
            </w:r>
            <w:r w:rsidR="00582ED9">
              <w:rPr>
                <w:noProof/>
                <w:webHidden/>
              </w:rPr>
              <w:fldChar w:fldCharType="separate"/>
            </w:r>
            <w:r w:rsidR="00582ED9">
              <w:rPr>
                <w:noProof/>
                <w:webHidden/>
              </w:rPr>
              <w:t>12</w:t>
            </w:r>
            <w:r w:rsidR="00582ED9">
              <w:rPr>
                <w:noProof/>
                <w:webHidden/>
              </w:rPr>
              <w:fldChar w:fldCharType="end"/>
            </w:r>
          </w:hyperlink>
        </w:p>
        <w:p w14:paraId="0F2A0871"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50" w:history="1">
            <w:r w:rsidR="00582ED9" w:rsidRPr="00890E4F">
              <w:rPr>
                <w:rStyle w:val="Hyperlink"/>
                <w:noProof/>
              </w:rPr>
              <w:t>Nodes</w:t>
            </w:r>
            <w:r w:rsidR="00582ED9">
              <w:rPr>
                <w:noProof/>
                <w:webHidden/>
              </w:rPr>
              <w:tab/>
            </w:r>
            <w:r w:rsidR="00582ED9">
              <w:rPr>
                <w:noProof/>
                <w:webHidden/>
              </w:rPr>
              <w:fldChar w:fldCharType="begin"/>
            </w:r>
            <w:r w:rsidR="00582ED9">
              <w:rPr>
                <w:noProof/>
                <w:webHidden/>
              </w:rPr>
              <w:instrText xml:space="preserve"> PAGEREF _Toc386636350 \h </w:instrText>
            </w:r>
            <w:r w:rsidR="00582ED9">
              <w:rPr>
                <w:noProof/>
                <w:webHidden/>
              </w:rPr>
            </w:r>
            <w:r w:rsidR="00582ED9">
              <w:rPr>
                <w:noProof/>
                <w:webHidden/>
              </w:rPr>
              <w:fldChar w:fldCharType="separate"/>
            </w:r>
            <w:r w:rsidR="00582ED9">
              <w:rPr>
                <w:noProof/>
                <w:webHidden/>
              </w:rPr>
              <w:t>12</w:t>
            </w:r>
            <w:r w:rsidR="00582ED9">
              <w:rPr>
                <w:noProof/>
                <w:webHidden/>
              </w:rPr>
              <w:fldChar w:fldCharType="end"/>
            </w:r>
          </w:hyperlink>
        </w:p>
        <w:p w14:paraId="5A929D08"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51" w:history="1">
            <w:r w:rsidR="00582ED9" w:rsidRPr="00890E4F">
              <w:rPr>
                <w:rStyle w:val="Hyperlink"/>
                <w:noProof/>
              </w:rPr>
              <w:t>Node-In-A-Box Software Stack for Nodes and Central Aggregator</w:t>
            </w:r>
            <w:r w:rsidR="00582ED9">
              <w:rPr>
                <w:noProof/>
                <w:webHidden/>
              </w:rPr>
              <w:tab/>
            </w:r>
            <w:r w:rsidR="00582ED9">
              <w:rPr>
                <w:noProof/>
                <w:webHidden/>
              </w:rPr>
              <w:fldChar w:fldCharType="begin"/>
            </w:r>
            <w:r w:rsidR="00582ED9">
              <w:rPr>
                <w:noProof/>
                <w:webHidden/>
              </w:rPr>
              <w:instrText xml:space="preserve"> PAGEREF _Toc386636351 \h </w:instrText>
            </w:r>
            <w:r w:rsidR="00582ED9">
              <w:rPr>
                <w:noProof/>
                <w:webHidden/>
              </w:rPr>
            </w:r>
            <w:r w:rsidR="00582ED9">
              <w:rPr>
                <w:noProof/>
                <w:webHidden/>
              </w:rPr>
              <w:fldChar w:fldCharType="separate"/>
            </w:r>
            <w:r w:rsidR="00582ED9">
              <w:rPr>
                <w:noProof/>
                <w:webHidden/>
              </w:rPr>
              <w:t>13</w:t>
            </w:r>
            <w:r w:rsidR="00582ED9">
              <w:rPr>
                <w:noProof/>
                <w:webHidden/>
              </w:rPr>
              <w:fldChar w:fldCharType="end"/>
            </w:r>
          </w:hyperlink>
        </w:p>
        <w:p w14:paraId="459F2EC5"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52" w:history="1">
            <w:r w:rsidR="00582ED9" w:rsidRPr="00890E4F">
              <w:rPr>
                <w:rStyle w:val="Hyperlink"/>
                <w:noProof/>
              </w:rPr>
              <w:t>Software Operating System Support</w:t>
            </w:r>
            <w:r w:rsidR="00582ED9">
              <w:rPr>
                <w:noProof/>
                <w:webHidden/>
              </w:rPr>
              <w:tab/>
            </w:r>
            <w:r w:rsidR="00582ED9">
              <w:rPr>
                <w:noProof/>
                <w:webHidden/>
              </w:rPr>
              <w:fldChar w:fldCharType="begin"/>
            </w:r>
            <w:r w:rsidR="00582ED9">
              <w:rPr>
                <w:noProof/>
                <w:webHidden/>
              </w:rPr>
              <w:instrText xml:space="preserve"> PAGEREF _Toc386636352 \h </w:instrText>
            </w:r>
            <w:r w:rsidR="00582ED9">
              <w:rPr>
                <w:noProof/>
                <w:webHidden/>
              </w:rPr>
            </w:r>
            <w:r w:rsidR="00582ED9">
              <w:rPr>
                <w:noProof/>
                <w:webHidden/>
              </w:rPr>
              <w:fldChar w:fldCharType="separate"/>
            </w:r>
            <w:r w:rsidR="00582ED9">
              <w:rPr>
                <w:noProof/>
                <w:webHidden/>
              </w:rPr>
              <w:t>14</w:t>
            </w:r>
            <w:r w:rsidR="00582ED9">
              <w:rPr>
                <w:noProof/>
                <w:webHidden/>
              </w:rPr>
              <w:fldChar w:fldCharType="end"/>
            </w:r>
          </w:hyperlink>
        </w:p>
        <w:p w14:paraId="06D226DE"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53" w:history="1">
            <w:r w:rsidR="00582ED9" w:rsidRPr="00890E4F">
              <w:rPr>
                <w:rStyle w:val="Hyperlink"/>
                <w:noProof/>
              </w:rPr>
              <w:t>Software Base Back-end Technologies</w:t>
            </w:r>
            <w:r w:rsidR="00582ED9">
              <w:rPr>
                <w:noProof/>
                <w:webHidden/>
              </w:rPr>
              <w:tab/>
            </w:r>
            <w:r w:rsidR="00582ED9">
              <w:rPr>
                <w:noProof/>
                <w:webHidden/>
              </w:rPr>
              <w:fldChar w:fldCharType="begin"/>
            </w:r>
            <w:r w:rsidR="00582ED9">
              <w:rPr>
                <w:noProof/>
                <w:webHidden/>
              </w:rPr>
              <w:instrText xml:space="preserve"> PAGEREF _Toc386636353 \h </w:instrText>
            </w:r>
            <w:r w:rsidR="00582ED9">
              <w:rPr>
                <w:noProof/>
                <w:webHidden/>
              </w:rPr>
            </w:r>
            <w:r w:rsidR="00582ED9">
              <w:rPr>
                <w:noProof/>
                <w:webHidden/>
              </w:rPr>
              <w:fldChar w:fldCharType="separate"/>
            </w:r>
            <w:r w:rsidR="00582ED9">
              <w:rPr>
                <w:noProof/>
                <w:webHidden/>
              </w:rPr>
              <w:t>14</w:t>
            </w:r>
            <w:r w:rsidR="00582ED9">
              <w:rPr>
                <w:noProof/>
                <w:webHidden/>
              </w:rPr>
              <w:fldChar w:fldCharType="end"/>
            </w:r>
          </w:hyperlink>
        </w:p>
        <w:p w14:paraId="4729CA52" w14:textId="77777777" w:rsidR="00582ED9" w:rsidRDefault="00C4788E">
          <w:pPr>
            <w:pStyle w:val="TOC3"/>
            <w:tabs>
              <w:tab w:val="right" w:leader="dot" w:pos="9350"/>
            </w:tabs>
            <w:rPr>
              <w:rFonts w:asciiTheme="minorHAnsi" w:eastAsiaTheme="minorEastAsia" w:hAnsiTheme="minorHAnsi" w:cstheme="minorBidi"/>
              <w:noProof/>
              <w:sz w:val="22"/>
              <w:szCs w:val="22"/>
            </w:rPr>
          </w:pPr>
          <w:hyperlink w:anchor="_Toc386636354" w:history="1">
            <w:r w:rsidR="00582ED9" w:rsidRPr="00890E4F">
              <w:rPr>
                <w:rStyle w:val="Hyperlink"/>
                <w:noProof/>
              </w:rPr>
              <w:t>Software Base Front-end Technologies</w:t>
            </w:r>
            <w:r w:rsidR="00582ED9">
              <w:rPr>
                <w:noProof/>
                <w:webHidden/>
              </w:rPr>
              <w:tab/>
            </w:r>
            <w:r w:rsidR="00582ED9">
              <w:rPr>
                <w:noProof/>
                <w:webHidden/>
              </w:rPr>
              <w:fldChar w:fldCharType="begin"/>
            </w:r>
            <w:r w:rsidR="00582ED9">
              <w:rPr>
                <w:noProof/>
                <w:webHidden/>
              </w:rPr>
              <w:instrText xml:space="preserve"> PAGEREF _Toc386636354 \h </w:instrText>
            </w:r>
            <w:r w:rsidR="00582ED9">
              <w:rPr>
                <w:noProof/>
                <w:webHidden/>
              </w:rPr>
            </w:r>
            <w:r w:rsidR="00582ED9">
              <w:rPr>
                <w:noProof/>
                <w:webHidden/>
              </w:rPr>
              <w:fldChar w:fldCharType="separate"/>
            </w:r>
            <w:r w:rsidR="00582ED9">
              <w:rPr>
                <w:noProof/>
                <w:webHidden/>
              </w:rPr>
              <w:t>14</w:t>
            </w:r>
            <w:r w:rsidR="00582ED9">
              <w:rPr>
                <w:noProof/>
                <w:webHidden/>
              </w:rPr>
              <w:fldChar w:fldCharType="end"/>
            </w:r>
          </w:hyperlink>
        </w:p>
        <w:p w14:paraId="2943840E"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55" w:history="1">
            <w:r w:rsidR="00582ED9" w:rsidRPr="00890E4F">
              <w:rPr>
                <w:rStyle w:val="Hyperlink"/>
                <w:noProof/>
              </w:rPr>
              <w:t>NGDS Data Acceptance and Types</w:t>
            </w:r>
            <w:r w:rsidR="00582ED9">
              <w:rPr>
                <w:noProof/>
                <w:webHidden/>
              </w:rPr>
              <w:tab/>
            </w:r>
            <w:r w:rsidR="00582ED9">
              <w:rPr>
                <w:noProof/>
                <w:webHidden/>
              </w:rPr>
              <w:fldChar w:fldCharType="begin"/>
            </w:r>
            <w:r w:rsidR="00582ED9">
              <w:rPr>
                <w:noProof/>
                <w:webHidden/>
              </w:rPr>
              <w:instrText xml:space="preserve"> PAGEREF _Toc386636355 \h </w:instrText>
            </w:r>
            <w:r w:rsidR="00582ED9">
              <w:rPr>
                <w:noProof/>
                <w:webHidden/>
              </w:rPr>
            </w:r>
            <w:r w:rsidR="00582ED9">
              <w:rPr>
                <w:noProof/>
                <w:webHidden/>
              </w:rPr>
              <w:fldChar w:fldCharType="separate"/>
            </w:r>
            <w:r w:rsidR="00582ED9">
              <w:rPr>
                <w:noProof/>
                <w:webHidden/>
              </w:rPr>
              <w:t>15</w:t>
            </w:r>
            <w:r w:rsidR="00582ED9">
              <w:rPr>
                <w:noProof/>
                <w:webHidden/>
              </w:rPr>
              <w:fldChar w:fldCharType="end"/>
            </w:r>
          </w:hyperlink>
        </w:p>
        <w:p w14:paraId="1E2DE5E1"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56" w:history="1">
            <w:r w:rsidR="00582ED9" w:rsidRPr="00890E4F">
              <w:rPr>
                <w:rStyle w:val="Hyperlink"/>
                <w:noProof/>
              </w:rPr>
              <w:t>Tier 3 Interoperable Web Services</w:t>
            </w:r>
            <w:r w:rsidR="00582ED9">
              <w:rPr>
                <w:noProof/>
                <w:webHidden/>
              </w:rPr>
              <w:tab/>
            </w:r>
            <w:r w:rsidR="00582ED9">
              <w:rPr>
                <w:noProof/>
                <w:webHidden/>
              </w:rPr>
              <w:fldChar w:fldCharType="begin"/>
            </w:r>
            <w:r w:rsidR="00582ED9">
              <w:rPr>
                <w:noProof/>
                <w:webHidden/>
              </w:rPr>
              <w:instrText xml:space="preserve"> PAGEREF _Toc386636356 \h </w:instrText>
            </w:r>
            <w:r w:rsidR="00582ED9">
              <w:rPr>
                <w:noProof/>
                <w:webHidden/>
              </w:rPr>
            </w:r>
            <w:r w:rsidR="00582ED9">
              <w:rPr>
                <w:noProof/>
                <w:webHidden/>
              </w:rPr>
              <w:fldChar w:fldCharType="separate"/>
            </w:r>
            <w:r w:rsidR="00582ED9">
              <w:rPr>
                <w:noProof/>
                <w:webHidden/>
              </w:rPr>
              <w:t>15</w:t>
            </w:r>
            <w:r w:rsidR="00582ED9">
              <w:rPr>
                <w:noProof/>
                <w:webHidden/>
              </w:rPr>
              <w:fldChar w:fldCharType="end"/>
            </w:r>
          </w:hyperlink>
        </w:p>
        <w:p w14:paraId="61D8A594"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57" w:history="1">
            <w:r w:rsidR="00582ED9" w:rsidRPr="00890E4F">
              <w:rPr>
                <w:rStyle w:val="Hyperlink"/>
                <w:noProof/>
              </w:rPr>
              <w:t>Tier 2 File based data</w:t>
            </w:r>
            <w:r w:rsidR="00582ED9">
              <w:rPr>
                <w:noProof/>
                <w:webHidden/>
              </w:rPr>
              <w:tab/>
            </w:r>
            <w:r w:rsidR="00582ED9">
              <w:rPr>
                <w:noProof/>
                <w:webHidden/>
              </w:rPr>
              <w:fldChar w:fldCharType="begin"/>
            </w:r>
            <w:r w:rsidR="00582ED9">
              <w:rPr>
                <w:noProof/>
                <w:webHidden/>
              </w:rPr>
              <w:instrText xml:space="preserve"> PAGEREF _Toc386636357 \h </w:instrText>
            </w:r>
            <w:r w:rsidR="00582ED9">
              <w:rPr>
                <w:noProof/>
                <w:webHidden/>
              </w:rPr>
            </w:r>
            <w:r w:rsidR="00582ED9">
              <w:rPr>
                <w:noProof/>
                <w:webHidden/>
              </w:rPr>
              <w:fldChar w:fldCharType="separate"/>
            </w:r>
            <w:r w:rsidR="00582ED9">
              <w:rPr>
                <w:noProof/>
                <w:webHidden/>
              </w:rPr>
              <w:t>16</w:t>
            </w:r>
            <w:r w:rsidR="00582ED9">
              <w:rPr>
                <w:noProof/>
                <w:webHidden/>
              </w:rPr>
              <w:fldChar w:fldCharType="end"/>
            </w:r>
          </w:hyperlink>
        </w:p>
        <w:p w14:paraId="4F550B7C" w14:textId="77777777" w:rsidR="00582ED9" w:rsidRDefault="00C4788E">
          <w:pPr>
            <w:pStyle w:val="TOC2"/>
            <w:tabs>
              <w:tab w:val="right" w:leader="dot" w:pos="9350"/>
            </w:tabs>
            <w:rPr>
              <w:rFonts w:asciiTheme="minorHAnsi" w:eastAsiaTheme="minorEastAsia" w:hAnsiTheme="minorHAnsi" w:cstheme="minorBidi"/>
              <w:noProof/>
              <w:sz w:val="22"/>
              <w:szCs w:val="22"/>
            </w:rPr>
          </w:pPr>
          <w:hyperlink w:anchor="_Toc386636358" w:history="1">
            <w:r w:rsidR="00582ED9" w:rsidRPr="00890E4F">
              <w:rPr>
                <w:rStyle w:val="Hyperlink"/>
                <w:noProof/>
              </w:rPr>
              <w:t>Tier 1 Scanned data</w:t>
            </w:r>
            <w:r w:rsidR="00582ED9">
              <w:rPr>
                <w:noProof/>
                <w:webHidden/>
              </w:rPr>
              <w:tab/>
            </w:r>
            <w:r w:rsidR="00582ED9">
              <w:rPr>
                <w:noProof/>
                <w:webHidden/>
              </w:rPr>
              <w:fldChar w:fldCharType="begin"/>
            </w:r>
            <w:r w:rsidR="00582ED9">
              <w:rPr>
                <w:noProof/>
                <w:webHidden/>
              </w:rPr>
              <w:instrText xml:space="preserve"> PAGEREF _Toc386636358 \h </w:instrText>
            </w:r>
            <w:r w:rsidR="00582ED9">
              <w:rPr>
                <w:noProof/>
                <w:webHidden/>
              </w:rPr>
            </w:r>
            <w:r w:rsidR="00582ED9">
              <w:rPr>
                <w:noProof/>
                <w:webHidden/>
              </w:rPr>
              <w:fldChar w:fldCharType="separate"/>
            </w:r>
            <w:r w:rsidR="00582ED9">
              <w:rPr>
                <w:noProof/>
                <w:webHidden/>
              </w:rPr>
              <w:t>16</w:t>
            </w:r>
            <w:r w:rsidR="00582ED9">
              <w:rPr>
                <w:noProof/>
                <w:webHidden/>
              </w:rPr>
              <w:fldChar w:fldCharType="end"/>
            </w:r>
          </w:hyperlink>
        </w:p>
        <w:p w14:paraId="0CA68365"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59" w:history="1">
            <w:r w:rsidR="00582ED9" w:rsidRPr="00890E4F">
              <w:rPr>
                <w:rStyle w:val="Hyperlink"/>
                <w:noProof/>
              </w:rPr>
              <w:t>Summary</w:t>
            </w:r>
            <w:r w:rsidR="00582ED9">
              <w:rPr>
                <w:noProof/>
                <w:webHidden/>
              </w:rPr>
              <w:tab/>
            </w:r>
            <w:r w:rsidR="00582ED9">
              <w:rPr>
                <w:noProof/>
                <w:webHidden/>
              </w:rPr>
              <w:fldChar w:fldCharType="begin"/>
            </w:r>
            <w:r w:rsidR="00582ED9">
              <w:rPr>
                <w:noProof/>
                <w:webHidden/>
              </w:rPr>
              <w:instrText xml:space="preserve"> PAGEREF _Toc386636359 \h </w:instrText>
            </w:r>
            <w:r w:rsidR="00582ED9">
              <w:rPr>
                <w:noProof/>
                <w:webHidden/>
              </w:rPr>
            </w:r>
            <w:r w:rsidR="00582ED9">
              <w:rPr>
                <w:noProof/>
                <w:webHidden/>
              </w:rPr>
              <w:fldChar w:fldCharType="separate"/>
            </w:r>
            <w:r w:rsidR="00582ED9">
              <w:rPr>
                <w:noProof/>
                <w:webHidden/>
              </w:rPr>
              <w:t>16</w:t>
            </w:r>
            <w:r w:rsidR="00582ED9">
              <w:rPr>
                <w:noProof/>
                <w:webHidden/>
              </w:rPr>
              <w:fldChar w:fldCharType="end"/>
            </w:r>
          </w:hyperlink>
        </w:p>
        <w:p w14:paraId="6B0B6A05"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60" w:history="1">
            <w:r w:rsidR="00582ED9" w:rsidRPr="00890E4F">
              <w:rPr>
                <w:rStyle w:val="Hyperlink"/>
                <w:noProof/>
              </w:rPr>
              <w:t>Glossary</w:t>
            </w:r>
            <w:r w:rsidR="00582ED9">
              <w:rPr>
                <w:noProof/>
                <w:webHidden/>
              </w:rPr>
              <w:tab/>
            </w:r>
            <w:r w:rsidR="00582ED9">
              <w:rPr>
                <w:noProof/>
                <w:webHidden/>
              </w:rPr>
              <w:fldChar w:fldCharType="begin"/>
            </w:r>
            <w:r w:rsidR="00582ED9">
              <w:rPr>
                <w:noProof/>
                <w:webHidden/>
              </w:rPr>
              <w:instrText xml:space="preserve"> PAGEREF _Toc386636360 \h </w:instrText>
            </w:r>
            <w:r w:rsidR="00582ED9">
              <w:rPr>
                <w:noProof/>
                <w:webHidden/>
              </w:rPr>
            </w:r>
            <w:r w:rsidR="00582ED9">
              <w:rPr>
                <w:noProof/>
                <w:webHidden/>
              </w:rPr>
              <w:fldChar w:fldCharType="separate"/>
            </w:r>
            <w:r w:rsidR="00582ED9">
              <w:rPr>
                <w:noProof/>
                <w:webHidden/>
              </w:rPr>
              <w:t>17</w:t>
            </w:r>
            <w:r w:rsidR="00582ED9">
              <w:rPr>
                <w:noProof/>
                <w:webHidden/>
              </w:rPr>
              <w:fldChar w:fldCharType="end"/>
            </w:r>
          </w:hyperlink>
        </w:p>
        <w:p w14:paraId="2FEF21BA" w14:textId="77777777" w:rsidR="00582ED9" w:rsidRDefault="00C4788E">
          <w:pPr>
            <w:pStyle w:val="TOC1"/>
            <w:tabs>
              <w:tab w:val="right" w:leader="dot" w:pos="9350"/>
            </w:tabs>
            <w:rPr>
              <w:rFonts w:asciiTheme="minorHAnsi" w:eastAsiaTheme="minorEastAsia" w:hAnsiTheme="minorHAnsi" w:cstheme="minorBidi"/>
              <w:noProof/>
              <w:sz w:val="22"/>
              <w:szCs w:val="22"/>
            </w:rPr>
          </w:pPr>
          <w:hyperlink w:anchor="_Toc386636361" w:history="1">
            <w:r w:rsidR="00582ED9" w:rsidRPr="00890E4F">
              <w:rPr>
                <w:rStyle w:val="Hyperlink"/>
                <w:noProof/>
              </w:rPr>
              <w:t>References</w:t>
            </w:r>
            <w:r w:rsidR="00582ED9">
              <w:rPr>
                <w:noProof/>
                <w:webHidden/>
              </w:rPr>
              <w:tab/>
            </w:r>
            <w:r w:rsidR="00582ED9">
              <w:rPr>
                <w:noProof/>
                <w:webHidden/>
              </w:rPr>
              <w:fldChar w:fldCharType="begin"/>
            </w:r>
            <w:r w:rsidR="00582ED9">
              <w:rPr>
                <w:noProof/>
                <w:webHidden/>
              </w:rPr>
              <w:instrText xml:space="preserve"> PAGEREF _Toc386636361 \h </w:instrText>
            </w:r>
            <w:r w:rsidR="00582ED9">
              <w:rPr>
                <w:noProof/>
                <w:webHidden/>
              </w:rPr>
            </w:r>
            <w:r w:rsidR="00582ED9">
              <w:rPr>
                <w:noProof/>
                <w:webHidden/>
              </w:rPr>
              <w:fldChar w:fldCharType="separate"/>
            </w:r>
            <w:r w:rsidR="00582ED9">
              <w:rPr>
                <w:noProof/>
                <w:webHidden/>
              </w:rPr>
              <w:t>19</w:t>
            </w:r>
            <w:r w:rsidR="00582ED9">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DF5CEE">
      <w:pPr>
        <w:pStyle w:val="Heading1"/>
        <w:rPr>
          <w:rFonts w:ascii="Times New Roman" w:hAnsi="Times New Roman"/>
        </w:rPr>
      </w:pPr>
      <w:bookmarkStart w:id="0" w:name="_Toc386636335"/>
      <w:r w:rsidRPr="00D40363">
        <w:rPr>
          <w:rFonts w:ascii="Times New Roman" w:hAnsi="Times New Roman"/>
        </w:rPr>
        <w:t>Introduction</w:t>
      </w:r>
      <w:bookmarkEnd w:id="0"/>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372F8">
      <w:pPr>
        <w:pStyle w:val="Heading1"/>
        <w:rPr>
          <w:rFonts w:ascii="Times New Roman" w:hAnsi="Times New Roman"/>
        </w:rPr>
      </w:pPr>
      <w:bookmarkStart w:id="1" w:name="_Toc386636336"/>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 xml:space="preserve">ing USGS geothermal resource assessments and DOE funded R&amp;D projects. This standardized </w:t>
      </w:r>
      <w:r w:rsidRPr="00D40363">
        <w:lastRenderedPageBreak/>
        <w:t>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372F8">
      <w:pPr>
        <w:pStyle w:val="Heading1"/>
        <w:rPr>
          <w:rFonts w:ascii="Times New Roman" w:hAnsi="Times New Roman"/>
        </w:rPr>
      </w:pPr>
      <w:bookmarkStart w:id="2" w:name="_Toc386636337"/>
      <w:r w:rsidRPr="00D40363">
        <w:rPr>
          <w:rFonts w:ascii="Times New Roman" w:hAnsi="Times New Roman"/>
        </w:rPr>
        <w:t>System Technical Design principles</w:t>
      </w:r>
      <w:bookmarkEnd w:id="2"/>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xml:space="preserve">. </w:t>
      </w:r>
      <w:r w:rsidR="00E76B90" w:rsidRPr="00D40363">
        <w:lastRenderedPageBreak/>
        <w:t>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A372F8">
      <w:pPr>
        <w:pStyle w:val="Heading2"/>
        <w:rPr>
          <w:rFonts w:ascii="Times New Roman" w:hAnsi="Times New Roman" w:cs="Times New Roman"/>
          <w:sz w:val="32"/>
          <w:szCs w:val="32"/>
        </w:rPr>
      </w:pPr>
      <w:bookmarkStart w:id="3" w:name="_Toc386636338"/>
      <w:r w:rsidRPr="00ED4E9B">
        <w:rPr>
          <w:rFonts w:ascii="Times New Roman" w:hAnsi="Times New Roman" w:cs="Times New Roman"/>
          <w:sz w:val="32"/>
          <w:szCs w:val="32"/>
        </w:rPr>
        <w:t>Data Access</w:t>
      </w:r>
      <w:bookmarkEnd w:id="3"/>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DF5CEE">
      <w:pPr>
        <w:pStyle w:val="Heading2"/>
        <w:rPr>
          <w:rFonts w:ascii="Times New Roman" w:hAnsi="Times New Roman" w:cs="Times New Roman"/>
          <w:sz w:val="32"/>
          <w:szCs w:val="32"/>
        </w:rPr>
      </w:pPr>
      <w:bookmarkStart w:id="4" w:name="_Toc386636339"/>
      <w:r w:rsidRPr="00ED4E9B">
        <w:rPr>
          <w:rFonts w:ascii="Times New Roman" w:hAnsi="Times New Roman" w:cs="Times New Roman"/>
          <w:sz w:val="32"/>
          <w:szCs w:val="32"/>
        </w:rPr>
        <w:lastRenderedPageBreak/>
        <w:t>Approach</w:t>
      </w:r>
      <w:bookmarkEnd w:id="4"/>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w:t>
      </w:r>
      <w:r w:rsidRPr="00D40363">
        <w:lastRenderedPageBreak/>
        <w:t>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DF5CEE">
      <w:pPr>
        <w:pStyle w:val="Heading2"/>
        <w:rPr>
          <w:rFonts w:ascii="Times New Roman" w:hAnsi="Times New Roman" w:cs="Times New Roman"/>
          <w:sz w:val="32"/>
          <w:szCs w:val="32"/>
        </w:rPr>
      </w:pPr>
      <w:bookmarkStart w:id="5" w:name="_Toc386636340"/>
      <w:r w:rsidRPr="00ED4E9B">
        <w:rPr>
          <w:rFonts w:ascii="Times New Roman" w:hAnsi="Times New Roman" w:cs="Times New Roman"/>
          <w:sz w:val="32"/>
          <w:szCs w:val="32"/>
        </w:rPr>
        <w:t>Requirements</w:t>
      </w:r>
      <w:bookmarkEnd w:id="5"/>
    </w:p>
    <w:p w14:paraId="3ED56698" w14:textId="77777777" w:rsidR="00E76B90" w:rsidRPr="00D40363" w:rsidRDefault="00F70028" w:rsidP="00A372F8">
      <w:pPr>
        <w:pStyle w:val="Heading3"/>
        <w:rPr>
          <w:rFonts w:ascii="Times New Roman" w:hAnsi="Times New Roman"/>
        </w:rPr>
      </w:pPr>
      <w:bookmarkStart w:id="6" w:name="_Toc386636341"/>
      <w:r w:rsidRPr="00D40363">
        <w:rPr>
          <w:rFonts w:ascii="Times New Roman" w:hAnsi="Times New Roman"/>
        </w:rPr>
        <w:t>Data discovery</w:t>
      </w:r>
      <w:bookmarkEnd w:id="6"/>
    </w:p>
    <w:p w14:paraId="14CFA9B0" w14:textId="104E4989" w:rsidR="00C6318B" w:rsidRPr="00D40363" w:rsidRDefault="00E76B90" w:rsidP="00C6318B">
      <w:pPr>
        <w:rPr>
          <w:ins w:id="7" w:author="Christy Caudill" w:date="2014-04-30T16:16:00Z"/>
        </w:rPr>
      </w:pPr>
      <w:r w:rsidRPr="00D40363">
        <w:t xml:space="preserve">The fundamental use case addressed by a </w:t>
      </w:r>
      <w:ins w:id="8" w:author="Christy Caudill" w:date="2014-04-30T16:19:00Z">
        <w:r w:rsidR="00C6318B">
          <w:t>distributed</w:t>
        </w:r>
      </w:ins>
      <w:del w:id="9" w:author="Christy Caudill" w:date="2014-04-30T16:19:00Z">
        <w:r w:rsidRPr="00D40363" w:rsidDel="00C6318B">
          <w:delText xml:space="preserve">catalog </w:delText>
        </w:r>
      </w:del>
      <w:r w:rsidRPr="00D40363">
        <w:t>system is to find resources of inte</w:t>
      </w:r>
      <w:r w:rsidRPr="00D40363">
        <w:t>r</w:t>
      </w:r>
      <w:r w:rsidRPr="00D40363">
        <w:t>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w:t>
      </w:r>
      <w:r w:rsidRPr="00D40363">
        <w:t>t</w:t>
      </w:r>
      <w:r w:rsidRPr="00D40363">
        <w:t>ical techniques and parameter are outside the scope intended for basic search and discovery metadata. Our contention is that this more domain/resource specific type information is better accounted for with linked documents utilizing schema appropriate to those specific resources. Some examples include OGC getCapabilities, WSDL, and ISO 19110 feature catalogs</w:t>
      </w:r>
      <w:r w:rsidR="00B236D6" w:rsidRPr="00D40363">
        <w:t>.</w:t>
      </w:r>
      <w:ins w:id="10" w:author="Christy Caudill" w:date="2014-04-30T16:16:00Z">
        <w:r w:rsidR="00C6318B">
          <w:t xml:space="preserve"> </w:t>
        </w:r>
      </w:ins>
      <w:ins w:id="11" w:author="Christy Caudill" w:date="2014-04-30T16:17:00Z">
        <w:r w:rsidR="00C6318B">
          <w:t>Along with a basic search capability, s</w:t>
        </w:r>
      </w:ins>
      <w:ins w:id="12" w:author="Christy Caudill" w:date="2014-04-30T16:16:00Z">
        <w:r w:rsidR="00C6318B">
          <w:t xml:space="preserve">everal </w:t>
        </w:r>
      </w:ins>
      <w:ins w:id="13" w:author="Christy Caudill" w:date="2014-04-30T16:18:00Z">
        <w:r w:rsidR="00C6318B">
          <w:t xml:space="preserve">data discovery components were </w:t>
        </w:r>
      </w:ins>
      <w:ins w:id="14" w:author="Christy Caudill" w:date="2014-04-30T16:16:00Z">
        <w:r w:rsidR="00C6318B">
          <w:t>indentified</w:t>
        </w:r>
      </w:ins>
      <w:ins w:id="15" w:author="Christy Caudill" w:date="2014-04-30T16:18:00Z">
        <w:r w:rsidR="00C6318B">
          <w:t>,</w:t>
        </w:r>
      </w:ins>
      <w:ins w:id="16" w:author="Christy Caudill" w:date="2014-04-30T16:16:00Z">
        <w:r w:rsidR="00C6318B">
          <w:rPr>
            <w:lang w:eastAsia="ja-JP"/>
          </w:rPr>
          <w:t xml:space="preserve"> </w:t>
        </w:r>
      </w:ins>
      <w:ins w:id="17" w:author="Christy Caudill" w:date="2014-04-30T16:18:00Z">
        <w:r w:rsidR="00C6318B">
          <w:rPr>
            <w:lang w:eastAsia="ja-JP"/>
          </w:rPr>
          <w:t>t</w:t>
        </w:r>
      </w:ins>
      <w:ins w:id="18" w:author="Christy Caudill" w:date="2014-04-30T16:16:00Z">
        <w:r w:rsidR="00C6318B">
          <w:rPr>
            <w:lang w:eastAsia="ja-JP"/>
          </w:rPr>
          <w:t xml:space="preserve">argeted for </w:t>
        </w:r>
      </w:ins>
      <w:ins w:id="19" w:author="Christy Caudill" w:date="2014-04-30T16:18:00Z">
        <w:r w:rsidR="00C6318B">
          <w:rPr>
            <w:lang w:eastAsia="ja-JP"/>
          </w:rPr>
          <w:t>s</w:t>
        </w:r>
      </w:ins>
      <w:ins w:id="20" w:author="Christy Caudill" w:date="2014-04-30T16:16:00Z">
        <w:r w:rsidR="00C6318B">
          <w:rPr>
            <w:lang w:eastAsia="ja-JP"/>
          </w:rPr>
          <w:t xml:space="preserve">oftware </w:t>
        </w:r>
      </w:ins>
      <w:ins w:id="21" w:author="Christy Caudill" w:date="2014-04-30T16:18:00Z">
        <w:r w:rsidR="00C6318B">
          <w:rPr>
            <w:lang w:eastAsia="ja-JP"/>
          </w:rPr>
          <w:t>d</w:t>
        </w:r>
      </w:ins>
      <w:ins w:id="22" w:author="Christy Caudill" w:date="2014-04-30T16:16:00Z">
        <w:r w:rsidR="00C6318B" w:rsidRPr="00D40363">
          <w:rPr>
            <w:lang w:eastAsia="ja-JP"/>
          </w:rPr>
          <w:t>e</w:t>
        </w:r>
        <w:r w:rsidR="00C6318B" w:rsidRPr="00D40363">
          <w:rPr>
            <w:lang w:eastAsia="ja-JP"/>
          </w:rPr>
          <w:t>velopment</w:t>
        </w:r>
      </w:ins>
      <w:ins w:id="23" w:author="Christy Caudill" w:date="2014-04-30T16:18:00Z">
        <w:r w:rsidR="00C6318B">
          <w:rPr>
            <w:lang w:eastAsia="ja-JP"/>
          </w:rPr>
          <w:t xml:space="preserve"> of </w:t>
        </w:r>
      </w:ins>
      <w:ins w:id="24" w:author="Christy Caudill" w:date="2014-04-30T16:19:00Z">
        <w:r w:rsidR="00C6318B">
          <w:rPr>
            <w:lang w:eastAsia="ja-JP"/>
          </w:rPr>
          <w:t>a web portal:</w:t>
        </w:r>
      </w:ins>
    </w:p>
    <w:p w14:paraId="7DAD8A05" w14:textId="77777777" w:rsidR="00C6318B" w:rsidRPr="00D40363" w:rsidRDefault="00C6318B" w:rsidP="00C6318B">
      <w:pPr>
        <w:pStyle w:val="ListParagraph"/>
        <w:numPr>
          <w:ilvl w:val="0"/>
          <w:numId w:val="23"/>
        </w:numPr>
        <w:rPr>
          <w:ins w:id="25" w:author="Christy Caudill" w:date="2014-04-30T16:16:00Z"/>
          <w:lang w:eastAsia="ja-JP"/>
        </w:rPr>
      </w:pPr>
      <w:ins w:id="26" w:author="Christy Caudill" w:date="2014-04-30T16:16:00Z">
        <w:r w:rsidRPr="00D40363">
          <w:rPr>
            <w:lang w:eastAsia="ja-JP"/>
          </w:rPr>
          <w:t>An NGDS Node application, or node-in-a-box, which assists a data provider in sharing their data using the appropriate NGDS standards and protocols, as well as in describing their data using the system’s metadata standards</w:t>
        </w:r>
      </w:ins>
    </w:p>
    <w:p w14:paraId="0594CDCB" w14:textId="77777777" w:rsidR="00C6318B" w:rsidRPr="00D40363" w:rsidRDefault="00C6318B" w:rsidP="00C6318B">
      <w:pPr>
        <w:pStyle w:val="ListParagraph"/>
        <w:numPr>
          <w:ilvl w:val="0"/>
          <w:numId w:val="23"/>
        </w:numPr>
        <w:rPr>
          <w:ins w:id="27" w:author="Christy Caudill" w:date="2014-04-30T16:16:00Z"/>
          <w:lang w:eastAsia="ja-JP"/>
        </w:rPr>
      </w:pPr>
      <w:ins w:id="28" w:author="Christy Caudill" w:date="2014-04-30T16:16:00Z">
        <w:r w:rsidRPr="00D40363">
          <w:rPr>
            <w:lang w:eastAsia="ja-JP"/>
          </w:rPr>
          <w:t>A web-application capable of creating and dereferencing URIs for resources in the sy</w:t>
        </w:r>
        <w:r w:rsidRPr="00D40363">
          <w:rPr>
            <w:lang w:eastAsia="ja-JP"/>
          </w:rPr>
          <w:t>s</w:t>
        </w:r>
        <w:r w:rsidRPr="00D40363">
          <w:rPr>
            <w:lang w:eastAsia="ja-JP"/>
          </w:rPr>
          <w:t>tem</w:t>
        </w:r>
      </w:ins>
    </w:p>
    <w:p w14:paraId="38A78E7B" w14:textId="77777777" w:rsidR="00C6318B" w:rsidRPr="00D40363" w:rsidRDefault="00C6318B" w:rsidP="00C6318B">
      <w:pPr>
        <w:pStyle w:val="ListParagraph"/>
        <w:numPr>
          <w:ilvl w:val="0"/>
          <w:numId w:val="23"/>
        </w:numPr>
        <w:rPr>
          <w:ins w:id="29" w:author="Christy Caudill" w:date="2014-04-30T16:16:00Z"/>
          <w:lang w:eastAsia="ja-JP"/>
        </w:rPr>
      </w:pPr>
      <w:ins w:id="30" w:author="Christy Caudill" w:date="2014-04-30T16:16:00Z">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ins>
    </w:p>
    <w:p w14:paraId="2A1222D9" w14:textId="57337114" w:rsidR="00C6318B" w:rsidRPr="00D40363" w:rsidRDefault="00C6318B" w:rsidP="00C6318B">
      <w:pPr>
        <w:pStyle w:val="ListParagraph"/>
        <w:numPr>
          <w:ilvl w:val="0"/>
          <w:numId w:val="23"/>
        </w:numPr>
        <w:rPr>
          <w:lang w:eastAsia="ja-JP"/>
        </w:rPr>
        <w:pPrChange w:id="31" w:author="Christy Caudill" w:date="2014-04-30T16:16:00Z">
          <w:pPr/>
        </w:pPrChange>
      </w:pPr>
      <w:ins w:id="32" w:author="Christy Caudill" w:date="2014-04-30T16:16:00Z">
        <w:r w:rsidRPr="00D40363">
          <w:rPr>
            <w:lang w:eastAsia="ja-JP"/>
          </w:rPr>
          <w:t>A user-centered, entry-point web-application where data consumers go to find, evaluate, explore and acquire data in the NGDS</w:t>
        </w:r>
      </w:ins>
    </w:p>
    <w:p w14:paraId="5B9C5C47" w14:textId="77777777" w:rsidR="00B236D6" w:rsidRPr="00D40363" w:rsidRDefault="00B236D6"/>
    <w:p w14:paraId="37C211D6" w14:textId="43EB0786" w:rsidR="00B236D6" w:rsidRPr="00D40363" w:rsidRDefault="00B236D6">
      <w:r w:rsidRPr="00D40363">
        <w:t xml:space="preserve">At the main aggregator </w:t>
      </w:r>
      <w:hyperlink r:id="rId15" w:history="1">
        <w:r w:rsidRPr="00D40363">
          <w:rPr>
            <w:rStyle w:val="Hyperlink"/>
          </w:rPr>
          <w:t>http://www.geothermaldata.org</w:t>
        </w:r>
      </w:hyperlink>
      <w:r w:rsidR="00413CD5" w:rsidRPr="00D40363">
        <w:t>,</w:t>
      </w:r>
      <w:r w:rsidRPr="00D40363">
        <w:t xml:space="preserve"> data discovery is accomplished in seve</w:t>
      </w:r>
      <w:r w:rsidRPr="00D40363">
        <w:t>r</w:t>
      </w:r>
      <w:r w:rsidRPr="00D40363">
        <w:t>al ways:</w:t>
      </w:r>
    </w:p>
    <w:p w14:paraId="2FD0675E" w14:textId="7993754F" w:rsidR="00B236D6" w:rsidRPr="00D40363" w:rsidRDefault="00B236D6" w:rsidP="00D40363">
      <w:pPr>
        <w:pStyle w:val="ListParagraph"/>
        <w:numPr>
          <w:ilvl w:val="0"/>
          <w:numId w:val="8"/>
        </w:numPr>
      </w:pPr>
      <w:r w:rsidRPr="00D40363">
        <w:t xml:space="preserve">The NGDS Map Search, </w:t>
      </w:r>
      <w:hyperlink r:id="rId16"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3ED56699" w14:textId="7E1B52FF" w:rsidR="00E76B90" w:rsidRPr="00D40363" w:rsidRDefault="00B236D6" w:rsidP="00D40363">
      <w:pPr>
        <w:pStyle w:val="ListParagraph"/>
        <w:numPr>
          <w:ilvl w:val="0"/>
          <w:numId w:val="8"/>
        </w:numPr>
      </w:pPr>
      <w:r w:rsidRPr="00D40363">
        <w:t xml:space="preserve">The NGDS Library Search, </w:t>
      </w:r>
      <w:hyperlink r:id="rId17" w:history="1">
        <w:r w:rsidRPr="00D40363">
          <w:rPr>
            <w:rStyle w:val="Hyperlink"/>
          </w:rPr>
          <w:t>http://www.geothermaldata.org/dataset?_tags_limit=0</w:t>
        </w:r>
      </w:hyperlink>
      <w:r w:rsidRPr="00D40363">
        <w:t>, having keyword as well as facted search functions. The faceted searches can be performed using a</w:t>
      </w:r>
      <w:r w:rsidRPr="00D40363">
        <w:t>u</w:t>
      </w:r>
      <w:r w:rsidRPr="00D40363">
        <w:t>thors, contact, broad categories, and by content model (information exchange types).</w:t>
      </w:r>
    </w:p>
    <w:p w14:paraId="55561C47" w14:textId="171962AB" w:rsidR="00B236D6" w:rsidRPr="00D40363" w:rsidRDefault="00B236D6" w:rsidP="00D40363">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18" w:history="1">
        <w:r w:rsidR="00413CD5" w:rsidRPr="00D40363">
          <w:rPr>
            <w:rStyle w:val="Hyperlink"/>
          </w:rPr>
          <w:t>http://ngds.github.io/documents/SearchHints.htm</w:t>
        </w:r>
      </w:hyperlink>
      <w:r w:rsidR="00413CD5" w:rsidRPr="00D40363">
        <w:t>.</w:t>
      </w:r>
    </w:p>
    <w:p w14:paraId="784C314C" w14:textId="4B89666B" w:rsidR="00413CD5" w:rsidRPr="00D40363" w:rsidRDefault="00413CD5" w:rsidP="00D40363">
      <w:pPr>
        <w:pStyle w:val="ListParagraph"/>
        <w:numPr>
          <w:ilvl w:val="0"/>
          <w:numId w:val="8"/>
        </w:numPr>
      </w:pPr>
      <w:r w:rsidRPr="00D40363">
        <w:lastRenderedPageBreak/>
        <w:t xml:space="preserve">Geothermal Prospector preview, </w:t>
      </w:r>
      <w:hyperlink r:id="rId19"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1A8343B6" w14:textId="76A8C4B5" w:rsidR="00413CD5" w:rsidRPr="00D40363" w:rsidRDefault="00413CD5" w:rsidP="00413CD5">
      <w:r w:rsidRPr="00D40363">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Pr="00D40363" w:rsidRDefault="00413CD5" w:rsidP="00D40363">
      <w:pPr>
        <w:pStyle w:val="ListParagraph"/>
        <w:numPr>
          <w:ilvl w:val="0"/>
          <w:numId w:val="22"/>
        </w:numPr>
      </w:pPr>
      <w:r w:rsidRPr="00D40363">
        <w:t xml:space="preserve">The Data Exlporer, </w:t>
      </w:r>
      <w:hyperlink r:id="rId20" w:history="1">
        <w:r w:rsidRPr="00D40363">
          <w:rPr>
            <w:rStyle w:val="Hyperlink"/>
          </w:rPr>
          <w:t>http://data.geothermaldatasystem.org/</w:t>
        </w:r>
      </w:hyperlink>
      <w:r w:rsidRPr="00D40363">
        <w:t xml:space="preserve"> </w:t>
      </w:r>
    </w:p>
    <w:p w14:paraId="72B1EF34" w14:textId="33574E5D" w:rsidR="00413CD5" w:rsidRPr="00D40363" w:rsidRDefault="00413CD5" w:rsidP="00D40363">
      <w:pPr>
        <w:pStyle w:val="ListParagraph"/>
        <w:numPr>
          <w:ilvl w:val="0"/>
          <w:numId w:val="22"/>
        </w:numPr>
      </w:pPr>
      <w:r w:rsidRPr="00D40363">
        <w:t xml:space="preserve">The USGS National Map Viewer, </w:t>
      </w:r>
      <w:hyperlink r:id="rId21" w:history="1">
        <w:r w:rsidRPr="00D40363">
          <w:rPr>
            <w:rStyle w:val="Hyperlink"/>
          </w:rPr>
          <w:t>http://viewer.nationalmap.gov/viewer/</w:t>
        </w:r>
      </w:hyperlink>
    </w:p>
    <w:p w14:paraId="3BC39154" w14:textId="66E0C527" w:rsidR="00413CD5" w:rsidRPr="00D40363" w:rsidRDefault="00413CD5" w:rsidP="00D40363">
      <w:pPr>
        <w:pStyle w:val="ListParagraph"/>
        <w:numPr>
          <w:ilvl w:val="0"/>
          <w:numId w:val="22"/>
        </w:numPr>
      </w:pPr>
      <w:r w:rsidRPr="00D40363">
        <w:t xml:space="preserve">Google Earth, </w:t>
      </w:r>
      <w:hyperlink r:id="rId22" w:history="1">
        <w:r w:rsidRPr="00D40363">
          <w:rPr>
            <w:rStyle w:val="Hyperlink"/>
          </w:rPr>
          <w:t>http://www.google.com/earth/</w:t>
        </w:r>
      </w:hyperlink>
    </w:p>
    <w:p w14:paraId="24589FFE" w14:textId="57F84C39" w:rsidR="00413CD5" w:rsidRPr="00D40363" w:rsidRDefault="00413CD5" w:rsidP="00D40363">
      <w:pPr>
        <w:pStyle w:val="ListParagraph"/>
        <w:numPr>
          <w:ilvl w:val="0"/>
          <w:numId w:val="22"/>
        </w:numPr>
      </w:pPr>
      <w:r w:rsidRPr="00D40363">
        <w:t>Any number of FOSGS (free and open source geospatial software) programs</w:t>
      </w:r>
    </w:p>
    <w:p w14:paraId="3C984D89" w14:textId="4FC966D0" w:rsidR="003C7A8D" w:rsidRPr="00D40363" w:rsidRDefault="003C7A8D" w:rsidP="003C7A8D">
      <w:r w:rsidRPr="00D40363">
        <w:t xml:space="preserve">See </w:t>
      </w:r>
      <w:hyperlink r:id="rId23" w:history="1">
        <w:r w:rsidRPr="00D40363">
          <w:rPr>
            <w:rStyle w:val="Hyperlink"/>
          </w:rPr>
          <w:t>http://www.geothermaldata.org/ngds/resources</w:t>
        </w:r>
      </w:hyperlink>
      <w:r w:rsidRPr="00D40363">
        <w:t xml:space="preserve"> for more information on user access.</w:t>
      </w:r>
    </w:p>
    <w:p w14:paraId="171D0841" w14:textId="4FD26C92" w:rsidR="00C4788E" w:rsidRPr="00C4788E" w:rsidRDefault="005C710F" w:rsidP="00C4788E">
      <w:pPr>
        <w:pStyle w:val="Heading3"/>
        <w:rPr>
          <w:rFonts w:ascii="Times New Roman" w:hAnsi="Times New Roman"/>
        </w:rPr>
      </w:pPr>
      <w:bookmarkStart w:id="33" w:name="_Toc386636342"/>
      <w:r w:rsidRPr="00D40363">
        <w:rPr>
          <w:rFonts w:ascii="Times New Roman" w:hAnsi="Times New Roman"/>
        </w:rPr>
        <w:t>System Architecture Requirements</w:t>
      </w:r>
      <w:bookmarkEnd w:id="33"/>
    </w:p>
    <w:p w14:paraId="401A86F6" w14:textId="79B21B1D" w:rsidR="005C710F" w:rsidRPr="00D40363" w:rsidRDefault="00C4788E" w:rsidP="005C710F">
      <w:pPr>
        <w:rPr>
          <w:lang w:eastAsia="ja-JP"/>
        </w:rPr>
      </w:pPr>
      <w:ins w:id="34" w:author="Christy Caudill" w:date="2014-04-30T16:07:00Z">
        <w:r>
          <w:rPr>
            <w:lang w:eastAsia="ja-JP"/>
          </w:rPr>
          <w:t>NGDS sys</w:t>
        </w:r>
      </w:ins>
      <w:ins w:id="35" w:author="Christy Caudill" w:date="2014-04-30T16:11:00Z">
        <w:r>
          <w:rPr>
            <w:lang w:eastAsia="ja-JP"/>
          </w:rPr>
          <w:t xml:space="preserve">tem </w:t>
        </w:r>
      </w:ins>
      <w:ins w:id="36" w:author="Christy Caudill" w:date="2014-04-30T16:07:00Z">
        <w:r>
          <w:rPr>
            <w:lang w:eastAsia="ja-JP"/>
          </w:rPr>
          <w:t xml:space="preserve">architecture </w:t>
        </w:r>
      </w:ins>
      <w:ins w:id="37" w:author="Christy Caudill" w:date="2014-04-30T16:08:00Z">
        <w:r>
          <w:rPr>
            <w:lang w:eastAsia="ja-JP"/>
          </w:rPr>
          <w:t xml:space="preserve">and software must support </w:t>
        </w:r>
      </w:ins>
      <w:ins w:id="38" w:author="Christy Caudill" w:date="2014-04-30T16:10:00Z">
        <w:r>
          <w:rPr>
            <w:lang w:eastAsia="ja-JP"/>
          </w:rPr>
          <w:t>a set of pre-defined</w:t>
        </w:r>
      </w:ins>
      <w:ins w:id="39" w:author="Christy Caudill" w:date="2014-04-30T16:08:00Z">
        <w:r>
          <w:rPr>
            <w:lang w:eastAsia="ja-JP"/>
          </w:rPr>
          <w:t xml:space="preserve"> functions</w:t>
        </w:r>
      </w:ins>
      <w:ins w:id="40" w:author="Christy Caudill" w:date="2014-04-30T16:10:00Z">
        <w:r>
          <w:rPr>
            <w:lang w:eastAsia="ja-JP"/>
          </w:rPr>
          <w:t xml:space="preserve"> deemed ne</w:t>
        </w:r>
        <w:r>
          <w:rPr>
            <w:lang w:eastAsia="ja-JP"/>
          </w:rPr>
          <w:t>c</w:t>
        </w:r>
        <w:r>
          <w:rPr>
            <w:lang w:eastAsia="ja-JP"/>
          </w:rPr>
          <w:t>essary for the user and a</w:t>
        </w:r>
      </w:ins>
      <w:ins w:id="41" w:author="Christy Caudill" w:date="2014-04-30T16:11:00Z">
        <w:r>
          <w:rPr>
            <w:lang w:eastAsia="ja-JP"/>
          </w:rPr>
          <w:t>s well as for a living</w:t>
        </w:r>
      </w:ins>
      <w:ins w:id="42" w:author="Christy Caudill" w:date="2014-04-30T16:10:00Z">
        <w:r>
          <w:rPr>
            <w:lang w:eastAsia="ja-JP"/>
          </w:rPr>
          <w:t xml:space="preserve"> system which</w:t>
        </w:r>
      </w:ins>
      <w:ins w:id="43" w:author="Christy Caudill" w:date="2014-04-30T16:11:00Z">
        <w:r>
          <w:rPr>
            <w:lang w:eastAsia="ja-JP"/>
          </w:rPr>
          <w:t xml:space="preserve"> </w:t>
        </w:r>
        <w:r>
          <w:t>incorporate</w:t>
        </w:r>
      </w:ins>
      <w:ins w:id="44" w:author="Christy Caudill" w:date="2014-04-30T16:12:00Z">
        <w:r>
          <w:t>s</w:t>
        </w:r>
      </w:ins>
      <w:ins w:id="45" w:author="Christy Caudill" w:date="2014-04-30T16:11:00Z">
        <w:r>
          <w:t xml:space="preserve"> </w:t>
        </w:r>
      </w:ins>
      <w:ins w:id="46" w:author="Christy Caudill" w:date="2014-04-30T16:12:00Z">
        <w:r>
          <w:t xml:space="preserve">technologies and </w:t>
        </w:r>
      </w:ins>
      <w:ins w:id="47" w:author="Christy Caudill" w:date="2014-04-30T16:11:00Z">
        <w:r w:rsidRPr="00D40363">
          <w:t>deve</w:t>
        </w:r>
        <w:r w:rsidRPr="00D40363">
          <w:t>l</w:t>
        </w:r>
        <w:r>
          <w:t>op</w:t>
        </w:r>
      </w:ins>
      <w:ins w:id="48" w:author="Christy Caudill" w:date="2014-04-30T16:12:00Z">
        <w:r>
          <w:t>ments</w:t>
        </w:r>
      </w:ins>
      <w:ins w:id="49" w:author="Christy Caudill" w:date="2014-04-30T16:11:00Z">
        <w:r w:rsidRPr="00D40363">
          <w:t xml:space="preserve"> without disrupting existing practice</w:t>
        </w:r>
        <w:r>
          <w:t>s</w:t>
        </w:r>
        <w:r w:rsidRPr="00D40363">
          <w:t>.</w:t>
        </w:r>
      </w:ins>
      <w:ins w:id="50" w:author="Christy Caudill" w:date="2014-04-30T16:12:00Z">
        <w:r>
          <w:rPr>
            <w:lang w:eastAsia="ja-JP"/>
          </w:rPr>
          <w:t xml:space="preserve"> </w:t>
        </w:r>
      </w:ins>
      <w:r w:rsidR="005C710F" w:rsidRPr="00D40363">
        <w:rPr>
          <w:lang w:eastAsia="ja-JP"/>
        </w:rPr>
        <w:t xml:space="preserve">The </w:t>
      </w:r>
      <w:ins w:id="51" w:author="Christy Caudill" w:date="2014-04-30T16:12:00Z">
        <w:r>
          <w:rPr>
            <w:lang w:eastAsia="ja-JP"/>
          </w:rPr>
          <w:t>following is a list of those necessart fun</w:t>
        </w:r>
        <w:r>
          <w:rPr>
            <w:lang w:eastAsia="ja-JP"/>
          </w:rPr>
          <w:t>c</w:t>
        </w:r>
        <w:r>
          <w:rPr>
            <w:lang w:eastAsia="ja-JP"/>
          </w:rPr>
          <w:t>tions:</w:t>
        </w:r>
      </w:ins>
      <w:del w:id="52" w:author="Christy Caudill" w:date="2014-04-30T16:12:00Z">
        <w:r w:rsidR="005C710F" w:rsidRPr="00D40363" w:rsidDel="00C4788E">
          <w:rPr>
            <w:lang w:eastAsia="ja-JP"/>
          </w:rPr>
          <w:delText>system consists of the following components</w:delText>
        </w:r>
      </w:del>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lastRenderedPageBreak/>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Pr="00D40363" w:rsidRDefault="005C710F" w:rsidP="00D40363">
      <w:pPr>
        <w:pStyle w:val="ListParagraph"/>
        <w:numPr>
          <w:ilvl w:val="0"/>
          <w:numId w:val="23"/>
        </w:numPr>
        <w:rPr>
          <w:lang w:eastAsia="ja-JP"/>
        </w:rPr>
      </w:pPr>
      <w:r w:rsidRPr="00D40363">
        <w:rPr>
          <w:lang w:eastAsia="ja-JP"/>
        </w:rPr>
        <w:t>Metadata is transferred via a standard OGC web service, Catalog Service for the Web or CSW</w:t>
      </w:r>
    </w:p>
    <w:p w14:paraId="37585486" w14:textId="77777777" w:rsidR="0089677A" w:rsidRPr="00D40363" w:rsidRDefault="0089677A" w:rsidP="00D40363">
      <w:pPr>
        <w:pStyle w:val="ListParagraph"/>
        <w:rPr>
          <w:lang w:eastAsia="ja-JP"/>
        </w:rPr>
      </w:pPr>
    </w:p>
    <w:p w14:paraId="67EA192C" w14:textId="6B85E68D" w:rsidR="005C710F" w:rsidRPr="00D40363" w:rsidDel="00C6318B" w:rsidRDefault="005C710F" w:rsidP="005C710F">
      <w:pPr>
        <w:rPr>
          <w:del w:id="53" w:author="Christy Caudill" w:date="2014-04-30T16:16:00Z"/>
          <w:lang w:eastAsia="ja-JP"/>
        </w:rPr>
      </w:pPr>
      <w:del w:id="54" w:author="Christy Caudill" w:date="2014-04-30T16:16:00Z">
        <w:r w:rsidRPr="00D40363" w:rsidDel="00C6318B">
          <w:rPr>
            <w:lang w:eastAsia="ja-JP"/>
          </w:rPr>
          <w:delText>System Components Targeted for Software Development</w:delText>
        </w:r>
      </w:del>
    </w:p>
    <w:p w14:paraId="1AD4AA0B" w14:textId="67A3A26A" w:rsidR="005C710F" w:rsidRPr="00D40363" w:rsidDel="00C6318B" w:rsidRDefault="005C710F" w:rsidP="00D40363">
      <w:pPr>
        <w:pStyle w:val="ListParagraph"/>
        <w:numPr>
          <w:ilvl w:val="0"/>
          <w:numId w:val="23"/>
        </w:numPr>
        <w:rPr>
          <w:del w:id="55" w:author="Christy Caudill" w:date="2014-04-30T16:16:00Z"/>
          <w:lang w:eastAsia="ja-JP"/>
        </w:rPr>
      </w:pPr>
      <w:del w:id="56" w:author="Christy Caudill" w:date="2014-04-30T16:16:00Z">
        <w:r w:rsidRPr="00D40363" w:rsidDel="00C6318B">
          <w:rPr>
            <w:lang w:eastAsia="ja-JP"/>
          </w:rPr>
          <w:delText>An NGDS Node application, or node-in-a-box, which assists a data provider in sharing their data using the appropriate NGDS standards and protocols, as well as in describing their data using the system’s metadata standards</w:delText>
        </w:r>
      </w:del>
    </w:p>
    <w:p w14:paraId="6B8C218A" w14:textId="310D6171" w:rsidR="005C710F" w:rsidRPr="00D40363" w:rsidDel="00C6318B" w:rsidRDefault="005C710F" w:rsidP="00D40363">
      <w:pPr>
        <w:pStyle w:val="ListParagraph"/>
        <w:numPr>
          <w:ilvl w:val="0"/>
          <w:numId w:val="23"/>
        </w:numPr>
        <w:rPr>
          <w:del w:id="57" w:author="Christy Caudill" w:date="2014-04-30T16:16:00Z"/>
          <w:lang w:eastAsia="ja-JP"/>
        </w:rPr>
      </w:pPr>
      <w:del w:id="58" w:author="Christy Caudill" w:date="2014-04-30T16:16:00Z">
        <w:r w:rsidRPr="00D40363" w:rsidDel="00C6318B">
          <w:rPr>
            <w:lang w:eastAsia="ja-JP"/>
          </w:rPr>
          <w:delText>A web-application capable of creating and dereferencing URIs for resources in the sy</w:delText>
        </w:r>
        <w:r w:rsidRPr="00D40363" w:rsidDel="00C6318B">
          <w:rPr>
            <w:lang w:eastAsia="ja-JP"/>
          </w:rPr>
          <w:delText>s</w:delText>
        </w:r>
        <w:r w:rsidRPr="00D40363" w:rsidDel="00C6318B">
          <w:rPr>
            <w:lang w:eastAsia="ja-JP"/>
          </w:rPr>
          <w:delText>tem</w:delText>
        </w:r>
      </w:del>
    </w:p>
    <w:p w14:paraId="79EF9826" w14:textId="00AF82B7" w:rsidR="005C710F" w:rsidRPr="00D40363" w:rsidDel="00C6318B" w:rsidRDefault="005C710F" w:rsidP="00D40363">
      <w:pPr>
        <w:pStyle w:val="ListParagraph"/>
        <w:numPr>
          <w:ilvl w:val="0"/>
          <w:numId w:val="23"/>
        </w:numPr>
        <w:rPr>
          <w:del w:id="59" w:author="Christy Caudill" w:date="2014-04-30T16:16:00Z"/>
          <w:lang w:eastAsia="ja-JP"/>
        </w:rPr>
      </w:pPr>
      <w:del w:id="60" w:author="Christy Caudill" w:date="2014-04-30T16:16:00Z">
        <w:r w:rsidRPr="00D40363" w:rsidDel="00C6318B">
          <w:rPr>
            <w:lang w:eastAsia="ja-JP"/>
          </w:rPr>
          <w:delText>A single, aggregating catalog that maintains a registry of data-providing nodes in the sy</w:delText>
        </w:r>
        <w:r w:rsidRPr="00D40363" w:rsidDel="00C6318B">
          <w:rPr>
            <w:lang w:eastAsia="ja-JP"/>
          </w:rPr>
          <w:delText>s</w:delText>
        </w:r>
        <w:r w:rsidRPr="00D40363" w:rsidDel="00C6318B">
          <w:rPr>
            <w:lang w:eastAsia="ja-JP"/>
          </w:rPr>
          <w:delText>tem, and provides a single point of search for data from the entire system</w:delText>
        </w:r>
      </w:del>
    </w:p>
    <w:p w14:paraId="5770452D" w14:textId="683662F2" w:rsidR="005C710F" w:rsidRPr="00D40363" w:rsidDel="00C6318B" w:rsidRDefault="005C710F" w:rsidP="00D40363">
      <w:pPr>
        <w:pStyle w:val="ListParagraph"/>
        <w:numPr>
          <w:ilvl w:val="0"/>
          <w:numId w:val="23"/>
        </w:numPr>
        <w:rPr>
          <w:del w:id="61" w:author="Christy Caudill" w:date="2014-04-30T16:16:00Z"/>
          <w:lang w:eastAsia="ja-JP"/>
        </w:rPr>
      </w:pPr>
      <w:del w:id="62" w:author="Christy Caudill" w:date="2014-04-30T16:16:00Z">
        <w:r w:rsidRPr="00D40363" w:rsidDel="00C6318B">
          <w:rPr>
            <w:lang w:eastAsia="ja-JP"/>
          </w:rPr>
          <w:delText>A user-centered, entry-point web-application where data consumers go to find, evaluate, explore and acquire data in the NGDS</w:delText>
        </w:r>
      </w:del>
    </w:p>
    <w:p w14:paraId="64120F48" w14:textId="77777777" w:rsidR="00757AB6" w:rsidRPr="00D40363" w:rsidRDefault="00757AB6" w:rsidP="005C710F">
      <w:pPr>
        <w:rPr>
          <w:lang w:eastAsia="ja-JP"/>
        </w:rPr>
      </w:pPr>
    </w:p>
    <w:p w14:paraId="70BDE9E4" w14:textId="5CE46E95" w:rsidR="00757AB6" w:rsidRPr="00D40363" w:rsidDel="00C6318B" w:rsidRDefault="00876176" w:rsidP="00757AB6">
      <w:pPr>
        <w:rPr>
          <w:del w:id="63" w:author="Christy Caudill" w:date="2014-04-30T16:14:00Z"/>
          <w:lang w:eastAsia="ja-JP"/>
        </w:rPr>
      </w:pPr>
      <w:del w:id="64" w:author="Christy Caudill" w:date="2014-04-30T16:14:00Z">
        <w:r w:rsidRPr="00D40363" w:rsidDel="00C6318B">
          <w:rPr>
            <w:lang w:eastAsia="ja-JP"/>
          </w:rPr>
          <w:delText xml:space="preserve">Additional </w:delText>
        </w:r>
        <w:r w:rsidR="00757AB6" w:rsidRPr="00D40363" w:rsidDel="00C6318B">
          <w:rPr>
            <w:lang w:eastAsia="ja-JP"/>
          </w:rPr>
          <w:delText>Requirements Imposed by NGDS Architecture</w:delText>
        </w:r>
      </w:del>
    </w:p>
    <w:p w14:paraId="7E73A280" w14:textId="5E6A2BCF" w:rsidR="00757AB6" w:rsidRPr="00D40363" w:rsidDel="00C6318B" w:rsidRDefault="00757AB6" w:rsidP="00D40363">
      <w:pPr>
        <w:pStyle w:val="ListParagraph"/>
        <w:numPr>
          <w:ilvl w:val="0"/>
          <w:numId w:val="23"/>
        </w:numPr>
        <w:rPr>
          <w:del w:id="65" w:author="Christy Caudill" w:date="2014-04-30T16:14:00Z"/>
          <w:lang w:eastAsia="ja-JP"/>
        </w:rPr>
      </w:pPr>
      <w:del w:id="66" w:author="Christy Caudill" w:date="2014-04-30T16:14:00Z">
        <w:r w:rsidRPr="00D40363" w:rsidDel="00C6318B">
          <w:rPr>
            <w:lang w:eastAsia="ja-JP"/>
          </w:rPr>
          <w:delText>Standalone system component implies requirement for a service-based approach to ma</w:delText>
        </w:r>
        <w:r w:rsidRPr="00D40363" w:rsidDel="00C6318B">
          <w:rPr>
            <w:lang w:eastAsia="ja-JP"/>
          </w:rPr>
          <w:delText>n</w:delText>
        </w:r>
        <w:r w:rsidRPr="00D40363" w:rsidDel="00C6318B">
          <w:rPr>
            <w:lang w:eastAsia="ja-JP"/>
          </w:rPr>
          <w:delText>aging URIs that can be utilized by instances of the NGDS Node application</w:delText>
        </w:r>
      </w:del>
    </w:p>
    <w:p w14:paraId="352DFDEA" w14:textId="2A1F8B14" w:rsidR="00757AB6" w:rsidRPr="00D40363" w:rsidDel="00C6318B" w:rsidRDefault="00757AB6" w:rsidP="00D40363">
      <w:pPr>
        <w:pStyle w:val="ListParagraph"/>
        <w:numPr>
          <w:ilvl w:val="0"/>
          <w:numId w:val="23"/>
        </w:numPr>
        <w:rPr>
          <w:del w:id="67" w:author="Christy Caudill" w:date="2014-04-30T16:14:00Z"/>
          <w:lang w:eastAsia="ja-JP"/>
        </w:rPr>
      </w:pPr>
      <w:del w:id="68" w:author="Christy Caudill" w:date="2014-04-30T16:14:00Z">
        <w:r w:rsidRPr="00D40363" w:rsidDel="00C6318B">
          <w:rPr>
            <w:lang w:eastAsia="ja-JP"/>
          </w:rPr>
          <w:delText>Generates URIs based on a standard NGDS syntax</w:delText>
        </w:r>
      </w:del>
    </w:p>
    <w:p w14:paraId="5664BFE7" w14:textId="5EA6A232" w:rsidR="0089677A" w:rsidRPr="00D40363" w:rsidDel="00C6318B" w:rsidRDefault="0089677A" w:rsidP="0089677A">
      <w:pPr>
        <w:rPr>
          <w:del w:id="69" w:author="Christy Caudill" w:date="2014-04-30T16:14:00Z"/>
          <w:lang w:eastAsia="ja-JP"/>
        </w:rPr>
      </w:pPr>
    </w:p>
    <w:p w14:paraId="4072C5C3" w14:textId="2B51DDA4" w:rsidR="00757AB6" w:rsidRPr="00D40363" w:rsidDel="00C6318B" w:rsidRDefault="00757AB6" w:rsidP="0089677A">
      <w:pPr>
        <w:rPr>
          <w:del w:id="70" w:author="Christy Caudill" w:date="2014-04-30T16:14:00Z"/>
          <w:lang w:eastAsia="ja-JP"/>
        </w:rPr>
      </w:pPr>
      <w:del w:id="71" w:author="Christy Caudill" w:date="2014-04-30T16:14:00Z">
        <w:r w:rsidRPr="00D40363" w:rsidDel="00C6318B">
          <w:rPr>
            <w:lang w:eastAsia="ja-JP"/>
          </w:rPr>
          <w:delText>Authentication Requirements</w:delText>
        </w:r>
      </w:del>
    </w:p>
    <w:p w14:paraId="0E1995D2" w14:textId="7EB09CF0" w:rsidR="00757AB6" w:rsidRPr="00D40363" w:rsidDel="00C6318B" w:rsidRDefault="00757AB6" w:rsidP="00D40363">
      <w:pPr>
        <w:pStyle w:val="ListParagraph"/>
        <w:numPr>
          <w:ilvl w:val="0"/>
          <w:numId w:val="23"/>
        </w:numPr>
        <w:rPr>
          <w:del w:id="72" w:author="Christy Caudill" w:date="2014-04-30T16:14:00Z"/>
          <w:lang w:eastAsia="ja-JP"/>
        </w:rPr>
      </w:pPr>
      <w:del w:id="73" w:author="Christy Caudill" w:date="2014-04-30T16:14:00Z">
        <w:r w:rsidRPr="00D40363" w:rsidDel="00C6318B">
          <w:rPr>
            <w:lang w:eastAsia="ja-JP"/>
          </w:rPr>
          <w:delText>URIs categorized by namespaces, which are likely to correlate closely with instances of NGDS Node applications</w:delText>
        </w:r>
      </w:del>
    </w:p>
    <w:p w14:paraId="069553D0" w14:textId="5881A483" w:rsidR="00757AB6" w:rsidRPr="00D40363" w:rsidDel="00C6318B" w:rsidRDefault="00757AB6" w:rsidP="00D40363">
      <w:pPr>
        <w:pStyle w:val="ListParagraph"/>
        <w:numPr>
          <w:ilvl w:val="0"/>
          <w:numId w:val="23"/>
        </w:numPr>
        <w:rPr>
          <w:del w:id="74" w:author="Christy Caudill" w:date="2014-04-30T16:14:00Z"/>
          <w:lang w:eastAsia="ja-JP"/>
        </w:rPr>
      </w:pPr>
      <w:del w:id="75" w:author="Christy Caudill" w:date="2014-04-30T16:14:00Z">
        <w:r w:rsidRPr="00D40363" w:rsidDel="00C6318B">
          <w:rPr>
            <w:lang w:eastAsia="ja-JP"/>
          </w:rPr>
          <w:delText>User authentication mechanism with permissions to create/edit tied to namespaces</w:delText>
        </w:r>
      </w:del>
    </w:p>
    <w:p w14:paraId="7222D223" w14:textId="00912337" w:rsidR="0089677A" w:rsidRPr="00D40363" w:rsidDel="00C6318B" w:rsidRDefault="0089677A" w:rsidP="00757AB6">
      <w:pPr>
        <w:rPr>
          <w:del w:id="76" w:author="Christy Caudill" w:date="2014-04-30T16:14:00Z"/>
          <w:lang w:eastAsia="ja-JP"/>
        </w:rPr>
      </w:pPr>
    </w:p>
    <w:p w14:paraId="29BD00B8" w14:textId="5B009E7D" w:rsidR="00757AB6" w:rsidRPr="00D40363" w:rsidDel="00C6318B" w:rsidRDefault="00757AB6" w:rsidP="00757AB6">
      <w:pPr>
        <w:rPr>
          <w:del w:id="77" w:author="Christy Caudill" w:date="2014-04-30T16:14:00Z"/>
          <w:lang w:eastAsia="ja-JP"/>
        </w:rPr>
      </w:pPr>
      <w:del w:id="78" w:author="Christy Caudill" w:date="2014-04-30T16:14:00Z">
        <w:r w:rsidRPr="00D40363" w:rsidDel="00C6318B">
          <w:rPr>
            <w:lang w:eastAsia="ja-JP"/>
          </w:rPr>
          <w:delText>Functional Requirements</w:delText>
        </w:r>
      </w:del>
    </w:p>
    <w:p w14:paraId="52D1687C" w14:textId="736D39BD" w:rsidR="00757AB6" w:rsidRPr="00D40363" w:rsidDel="00C6318B" w:rsidRDefault="00757AB6" w:rsidP="00D40363">
      <w:pPr>
        <w:pStyle w:val="ListParagraph"/>
        <w:numPr>
          <w:ilvl w:val="0"/>
          <w:numId w:val="23"/>
        </w:numPr>
        <w:rPr>
          <w:del w:id="79" w:author="Christy Caudill" w:date="2014-04-30T16:14:00Z"/>
          <w:lang w:eastAsia="ja-JP"/>
        </w:rPr>
      </w:pPr>
      <w:del w:id="80" w:author="Christy Caudill" w:date="2014-04-30T16:14:00Z">
        <w:r w:rsidRPr="00D40363" w:rsidDel="00C6318B">
          <w:rPr>
            <w:lang w:eastAsia="ja-JP"/>
          </w:rPr>
          <w:delText>URIs support regular expression pattern based redirection</w:delText>
        </w:r>
      </w:del>
    </w:p>
    <w:p w14:paraId="23E12648" w14:textId="404D0F21" w:rsidR="00757AB6" w:rsidRPr="00D40363" w:rsidDel="00C6318B" w:rsidRDefault="00757AB6" w:rsidP="00D40363">
      <w:pPr>
        <w:pStyle w:val="ListParagraph"/>
        <w:numPr>
          <w:ilvl w:val="0"/>
          <w:numId w:val="23"/>
        </w:numPr>
        <w:rPr>
          <w:del w:id="81" w:author="Christy Caudill" w:date="2014-04-30T16:14:00Z"/>
          <w:lang w:eastAsia="ja-JP"/>
        </w:rPr>
      </w:pPr>
      <w:del w:id="82" w:author="Christy Caudill" w:date="2014-04-30T16:14:00Z">
        <w:r w:rsidRPr="00D40363" w:rsidDel="00C6318B">
          <w:rPr>
            <w:lang w:eastAsia="ja-JP"/>
          </w:rPr>
          <w:delText>URIs implement HTTP content-negotiation for retrieval of different representations of the same resource</w:delText>
        </w:r>
      </w:del>
    </w:p>
    <w:p w14:paraId="3ED566AC" w14:textId="77777777" w:rsidR="00E76B90" w:rsidRPr="00D40363" w:rsidRDefault="00E76B90" w:rsidP="00DF5CEE">
      <w:pPr>
        <w:pStyle w:val="Heading1"/>
        <w:rPr>
          <w:rFonts w:ascii="Times New Roman" w:hAnsi="Times New Roman"/>
        </w:rPr>
      </w:pPr>
      <w:bookmarkStart w:id="83" w:name="_Toc386636343"/>
      <w:r w:rsidRPr="00D40363">
        <w:rPr>
          <w:rFonts w:ascii="Times New Roman" w:hAnsi="Times New Roman"/>
        </w:rPr>
        <w:t>System Architecture</w:t>
      </w:r>
      <w:bookmarkEnd w:id="83"/>
    </w:p>
    <w:p w14:paraId="3ED566AD" w14:textId="41F077E4" w:rsidR="00E76B90" w:rsidRPr="00D40363" w:rsidRDefault="00E76B90" w:rsidP="00B52047">
      <w:r w:rsidRPr="00D40363">
        <w:t xml:space="preserve">The framework for implementing data handling requirements is a community of data providers exposing information through standardized internet-accessible interfaces (services), a community </w:t>
      </w:r>
      <w:r w:rsidRPr="00D40363">
        <w:lastRenderedPageBreak/>
        <w:t xml:space="preserve">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C4788E" w:rsidRPr="00D461F3" w:rsidRDefault="00C4788E"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C4788E" w:rsidRPr="0014126F" w:rsidRDefault="00C4788E"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C4788E" w:rsidRPr="00D461F3" w:rsidRDefault="00C4788E"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C4788E" w:rsidRPr="0014126F" w:rsidRDefault="00C4788E"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5B901150" w14:textId="0BDA5C0A" w:rsidR="005E76D0" w:rsidRPr="00D40363" w:rsidDel="00C6318B" w:rsidRDefault="005E76D0" w:rsidP="00DF5CEE">
      <w:pPr>
        <w:pStyle w:val="Heading2"/>
        <w:rPr>
          <w:del w:id="84" w:author="Christy Caudill" w:date="2014-04-30T16:23:00Z"/>
          <w:rFonts w:ascii="Times New Roman" w:hAnsi="Times New Roman" w:cs="Times New Roman"/>
        </w:rPr>
      </w:pPr>
    </w:p>
    <w:p w14:paraId="40F51CA1" w14:textId="53099F42" w:rsidR="005E76D0" w:rsidRPr="00D40363" w:rsidDel="00C6318B" w:rsidRDefault="005E76D0" w:rsidP="00DF5CEE">
      <w:pPr>
        <w:pStyle w:val="Heading2"/>
        <w:rPr>
          <w:del w:id="85" w:author="Christy Caudill" w:date="2014-04-30T16:23:00Z"/>
          <w:rFonts w:ascii="Times New Roman" w:hAnsi="Times New Roman" w:cs="Times New Roman"/>
        </w:rPr>
      </w:pPr>
    </w:p>
    <w:p w14:paraId="16581BEA" w14:textId="332F8696" w:rsidR="005E76D0" w:rsidRPr="00D40363" w:rsidDel="00C6318B" w:rsidRDefault="005E76D0" w:rsidP="00DF5CEE">
      <w:pPr>
        <w:pStyle w:val="Heading2"/>
        <w:rPr>
          <w:del w:id="86" w:author="Christy Caudill" w:date="2014-04-30T16:23:00Z"/>
          <w:rFonts w:ascii="Times New Roman" w:hAnsi="Times New Roman" w:cs="Times New Roman"/>
        </w:rPr>
      </w:pPr>
    </w:p>
    <w:p w14:paraId="4D33A82A" w14:textId="414AF9A4" w:rsidR="005E76D0" w:rsidRPr="00D40363" w:rsidDel="00C6318B" w:rsidRDefault="005E76D0" w:rsidP="00DF5CEE">
      <w:pPr>
        <w:pStyle w:val="Heading2"/>
        <w:rPr>
          <w:del w:id="87" w:author="Christy Caudill" w:date="2014-04-30T16:23:00Z"/>
          <w:rFonts w:ascii="Times New Roman" w:hAnsi="Times New Roman" w:cs="Times New Roman"/>
        </w:rPr>
      </w:pPr>
    </w:p>
    <w:p w14:paraId="3ED566AE" w14:textId="7EA85E81" w:rsidR="00E91244" w:rsidRPr="00ED4E9B" w:rsidRDefault="00E91244" w:rsidP="00DF5CEE">
      <w:pPr>
        <w:pStyle w:val="Heading2"/>
        <w:rPr>
          <w:rFonts w:ascii="Times New Roman" w:hAnsi="Times New Roman" w:cs="Times New Roman"/>
          <w:sz w:val="32"/>
          <w:szCs w:val="32"/>
        </w:rPr>
      </w:pPr>
      <w:bookmarkStart w:id="88" w:name="_Toc386636344"/>
      <w:r w:rsidRPr="00ED4E9B">
        <w:rPr>
          <w:rFonts w:ascii="Times New Roman" w:hAnsi="Times New Roman" w:cs="Times New Roman"/>
          <w:sz w:val="32"/>
          <w:szCs w:val="32"/>
        </w:rPr>
        <w:t>Functional components</w:t>
      </w:r>
      <w:bookmarkEnd w:id="88"/>
      <w:r w:rsidRPr="00ED4E9B">
        <w:rPr>
          <w:rFonts w:ascii="Times New Roman" w:hAnsi="Times New Roman" w:cs="Times New Roman"/>
          <w:sz w:val="32"/>
          <w:szCs w:val="32"/>
        </w:rPr>
        <w:t xml:space="preserve"> </w:t>
      </w:r>
    </w:p>
    <w:p w14:paraId="3ED566AF" w14:textId="77777777" w:rsidR="00E91244" w:rsidRPr="00D40363" w:rsidRDefault="00E91244" w:rsidP="00E91244">
      <w:pPr>
        <w:pStyle w:val="Heading3"/>
        <w:rPr>
          <w:rFonts w:ascii="Times New Roman" w:hAnsi="Times New Roman"/>
        </w:rPr>
      </w:pPr>
      <w:bookmarkStart w:id="89" w:name="_Toc386636345"/>
      <w:r w:rsidRPr="00D40363">
        <w:rPr>
          <w:rFonts w:ascii="Times New Roman" w:hAnsi="Times New Roman"/>
        </w:rPr>
        <w:t>Catalog</w:t>
      </w:r>
      <w:bookmarkEnd w:id="89"/>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C4788E" w:rsidRPr="00D461F3" w:rsidRDefault="00C4788E"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C4788E" w:rsidRPr="00D461F3" w:rsidRDefault="00C4788E"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6123E46A" w:rsidR="00C95196" w:rsidRPr="00283C48"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25"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3ED566B5" w14:textId="77777777" w:rsidR="00E76B90" w:rsidRPr="00D40363" w:rsidRDefault="00E76B90" w:rsidP="00194DED">
      <w:r w:rsidRPr="00D40363">
        <w:lastRenderedPageBreak/>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910897">
      <w:pPr>
        <w:pStyle w:val="Heading3"/>
        <w:rPr>
          <w:rFonts w:ascii="Times New Roman" w:hAnsi="Times New Roman"/>
        </w:rPr>
      </w:pPr>
      <w:bookmarkStart w:id="90" w:name="_Toc386636346"/>
      <w:r w:rsidRPr="00D40363">
        <w:rPr>
          <w:rFonts w:ascii="Times New Roman" w:hAnsi="Times New Roman"/>
        </w:rPr>
        <w:t>Data Servers</w:t>
      </w:r>
      <w:bookmarkEnd w:id="90"/>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Pr="00D40363"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13E4300B" w:rsidR="00E76B90" w:rsidRPr="00D40363" w:rsidDel="00F563D1" w:rsidRDefault="00E76B90" w:rsidP="0085088D">
      <w:pPr>
        <w:rPr>
          <w:del w:id="91" w:author="Christy Caudill" w:date="2014-04-30T16:24:00Z"/>
        </w:rPr>
      </w:pPr>
      <w:r w:rsidRPr="00D40363">
        <w:t xml:space="preserve">Thus, services </w:t>
      </w:r>
      <w:r w:rsidR="00AD2577" w:rsidRPr="00D40363">
        <w:t>are</w:t>
      </w:r>
      <w:r w:rsidRPr="00D40363">
        <w:t xml:space="preserve">be defined using simple xml schema with string and numeric-valued elements. These services can be consumed by existing clients like ArcMap and Quantum GIS. </w:t>
      </w:r>
      <w:r w:rsidR="00433860" w:rsidRPr="00D40363">
        <w:t>S</w:t>
      </w:r>
      <w:r w:rsidRPr="00D40363">
        <w:t>imple</w:t>
      </w:r>
      <w:r w:rsidR="00433860" w:rsidRPr="00D40363">
        <w:t xml:space="preserve"> fe</w:t>
      </w:r>
      <w:r w:rsidR="00433860" w:rsidRPr="00D40363">
        <w:t>a</w:t>
      </w:r>
      <w:r w:rsidR="00433860" w:rsidRPr="00D40363">
        <w:t>ture</w:t>
      </w:r>
      <w:r w:rsidRPr="00D40363">
        <w:t xml:space="preserve"> schema will be compatible with </w:t>
      </w:r>
      <w:r w:rsidR="00433860" w:rsidRPr="00D40363">
        <w:t xml:space="preserve">GeoSciML, </w:t>
      </w:r>
      <w:r w:rsidRPr="00D40363">
        <w:t xml:space="preserve"> ISO specifications</w:t>
      </w:r>
      <w:r w:rsidR="00433860" w:rsidRPr="00D40363">
        <w:t xml:space="preserve">, and other complex standard </w:t>
      </w:r>
      <w:r w:rsidR="00433860" w:rsidRPr="00D40363">
        <w:lastRenderedPageBreak/>
        <w:t>schema</w:t>
      </w:r>
      <w:r w:rsidRPr="00D40363">
        <w:t xml:space="preserve"> to the degree that is practical. As clients are developed for richer-content complex fe</w:t>
      </w:r>
      <w:r w:rsidRPr="00D40363">
        <w:t>a</w:t>
      </w:r>
      <w:r w:rsidRPr="00D40363">
        <w:t xml:space="preserve">ture services, the NGDS </w:t>
      </w:r>
      <w:r w:rsidR="00433860" w:rsidRPr="00D40363">
        <w:t>can adopt</w:t>
      </w:r>
      <w:r w:rsidRPr="00D40363">
        <w:t xml:space="preserve"> more complex</w:t>
      </w:r>
      <w:r w:rsidR="00433860" w:rsidRPr="00D40363">
        <w:t>, information-rich</w:t>
      </w:r>
      <w:r w:rsidRPr="00D40363">
        <w:t xml:space="preserve"> schema.  There are also a number of other data formats in use in related communities for geoscience information inte</w:t>
      </w:r>
      <w:r w:rsidRPr="00D40363">
        <w:t>r</w:t>
      </w:r>
      <w:r w:rsidRPr="00D40363">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D40363">
        <w:t xml:space="preserve"> NGDS has used such schemas as a basis for constructing current information exchanges so that uniformity and interoperability in the science community are more likely to be achieved.</w:t>
      </w:r>
      <w:bookmarkStart w:id="92" w:name="_GoBack"/>
      <w:bookmarkEnd w:id="92"/>
    </w:p>
    <w:p w14:paraId="416B3CB4" w14:textId="77777777" w:rsidR="00482814" w:rsidRPr="00D40363" w:rsidRDefault="00482814" w:rsidP="000F2DCC"/>
    <w:p w14:paraId="3ED566BF" w14:textId="77777777" w:rsidR="00E76B90" w:rsidRPr="00D40363" w:rsidRDefault="00E76B90" w:rsidP="00910897">
      <w:pPr>
        <w:pStyle w:val="Heading3"/>
        <w:rPr>
          <w:rFonts w:ascii="Times New Roman" w:hAnsi="Times New Roman"/>
        </w:rPr>
      </w:pPr>
      <w:bookmarkStart w:id="93" w:name="_Toc386636347"/>
      <w:r w:rsidRPr="00D40363">
        <w:rPr>
          <w:rFonts w:ascii="Times New Roman" w:hAnsi="Times New Roman"/>
        </w:rPr>
        <w:t>Database and File System</w:t>
      </w:r>
      <w:bookmarkEnd w:id="93"/>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6"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7"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910897">
      <w:pPr>
        <w:pStyle w:val="Heading3"/>
        <w:rPr>
          <w:rFonts w:ascii="Times New Roman" w:hAnsi="Times New Roman"/>
        </w:rPr>
      </w:pPr>
      <w:bookmarkStart w:id="94" w:name="_Toc386636348"/>
      <w:r w:rsidRPr="00D40363">
        <w:rPr>
          <w:rFonts w:ascii="Times New Roman" w:hAnsi="Times New Roman"/>
        </w:rPr>
        <w:t>Clients</w:t>
      </w:r>
      <w:bookmarkEnd w:id="94"/>
    </w:p>
    <w:p w14:paraId="3ED566C2" w14:textId="546A3725"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ED4E9B" w:rsidRDefault="00E76B90" w:rsidP="00DF5CEE">
      <w:pPr>
        <w:pStyle w:val="Heading2"/>
        <w:rPr>
          <w:rFonts w:ascii="Times New Roman" w:hAnsi="Times New Roman" w:cs="Times New Roman"/>
          <w:sz w:val="32"/>
          <w:szCs w:val="32"/>
        </w:rPr>
      </w:pPr>
      <w:bookmarkStart w:id="95" w:name="_Toc386636349"/>
      <w:r w:rsidRPr="00ED4E9B">
        <w:rPr>
          <w:rFonts w:ascii="Times New Roman" w:hAnsi="Times New Roman" w:cs="Times New Roman"/>
          <w:sz w:val="32"/>
          <w:szCs w:val="32"/>
        </w:rPr>
        <w:t>System deployment</w:t>
      </w:r>
      <w:bookmarkEnd w:id="95"/>
    </w:p>
    <w:p w14:paraId="3ED566C4" w14:textId="77777777" w:rsidR="00E76B90" w:rsidRPr="00D40363" w:rsidRDefault="00E76B90" w:rsidP="00433860">
      <w:pPr>
        <w:pStyle w:val="Heading3"/>
        <w:rPr>
          <w:rFonts w:ascii="Times New Roman" w:hAnsi="Times New Roman"/>
        </w:rPr>
      </w:pPr>
      <w:bookmarkStart w:id="96" w:name="_Toc386636350"/>
      <w:r w:rsidRPr="00D40363">
        <w:rPr>
          <w:rFonts w:ascii="Times New Roman" w:hAnsi="Times New Roman"/>
        </w:rPr>
        <w:t>Nodes</w:t>
      </w:r>
      <w:bookmarkEnd w:id="96"/>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3ED566C7" w14:textId="7F797B9F" w:rsidR="00E76B90" w:rsidRPr="00D40363" w:rsidRDefault="00A0650C"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C4788E" w:rsidRPr="0051059F" w:rsidRDefault="00C4788E"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C4788E" w:rsidRPr="0051059F" w:rsidRDefault="00C4788E"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C4788E" w:rsidRPr="001A2982" w:rsidRDefault="00C4788E" w:rsidP="00524E4D">
                            <w:pPr>
                              <w:pStyle w:val="Caption"/>
                              <w:rPr>
                                <w:rFonts w:ascii="Times New Roman" w:hAnsi="Times New Roman"/>
                                <w:noProof/>
                                <w:sz w:val="24"/>
                                <w:szCs w:val="24"/>
                              </w:rPr>
                            </w:pPr>
                            <w:bookmarkStart w:id="97" w:name="_Ref302311104"/>
                            <w:r>
                              <w:t xml:space="preserve">Figure </w:t>
                            </w:r>
                            <w:fldSimple w:instr=" SEQ Figure \* ARABIC ">
                              <w:r>
                                <w:rPr>
                                  <w:noProof/>
                                </w:rPr>
                                <w:t>2</w:t>
                              </w:r>
                            </w:fldSimple>
                            <w:bookmarkEnd w:id="97"/>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C4788E" w:rsidRPr="001A2982" w:rsidRDefault="00C4788E" w:rsidP="00524E4D">
                      <w:pPr>
                        <w:pStyle w:val="Caption"/>
                        <w:rPr>
                          <w:rFonts w:ascii="Times New Roman" w:hAnsi="Times New Roman"/>
                          <w:noProof/>
                          <w:sz w:val="24"/>
                          <w:szCs w:val="24"/>
                        </w:rPr>
                      </w:pPr>
                      <w:bookmarkStart w:id="98" w:name="_Ref302311104"/>
                      <w:r>
                        <w:t xml:space="preserve">Figure </w:t>
                      </w:r>
                      <w:fldSimple w:instr=" SEQ Figure \* ARABIC ">
                        <w:r>
                          <w:rPr>
                            <w:noProof/>
                          </w:rPr>
                          <w:t>2</w:t>
                        </w:r>
                      </w:fldSimple>
                      <w:bookmarkEnd w:id="98"/>
                      <w:r>
                        <w:rPr>
                          <w:noProof/>
                        </w:rPr>
                        <w:t>Deployment</w:t>
                      </w:r>
                    </w:p>
                  </w:txbxContent>
                </v:textbox>
              </v:shape>
            </w:pict>
          </mc:Fallback>
        </mc:AlternateContent>
      </w:r>
      <w:r w:rsidR="00B81272"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C4788E" w:rsidRPr="004F7203" w:rsidRDefault="00C4788E"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C4788E" w:rsidRPr="004F7203" w:rsidRDefault="00C4788E"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D40363">
      <w:pPr>
        <w:pStyle w:val="Heading3"/>
        <w:rPr>
          <w:rFonts w:ascii="Times New Roman" w:hAnsi="Times New Roman"/>
        </w:rPr>
      </w:pPr>
      <w:bookmarkStart w:id="99" w:name="_Toc386636351"/>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99"/>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9"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572FC4D7" w14:textId="3162782E" w:rsidR="00F87FF9" w:rsidRPr="00D40363" w:rsidRDefault="008031F1" w:rsidP="00F87FF9">
      <w:r w:rsidRPr="00D40363">
        <w:t xml:space="preserve"> </w:t>
      </w:r>
      <w:r w:rsidR="00F87FF9" w:rsidRPr="00D40363">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00F87FF9" w:rsidRPr="00D40363">
        <w:t>e</w:t>
      </w:r>
      <w:r w:rsidR="00F87FF9" w:rsidRPr="00D40363">
        <w:t>velopment.ini”) that defines the behavior of a node during startup was added. The node can e</w:t>
      </w:r>
      <w:r w:rsidR="00F87FF9" w:rsidRPr="00D40363">
        <w:t>i</w:t>
      </w:r>
      <w:r w:rsidR="00F87FF9" w:rsidRPr="00D40363">
        <w:t>ther be configured as Central Node or Node- in-a-Box. As a Central Node the NGDS software provides the harvesting but no uploading capability while as a Node-in-a-Box the NGDS sof</w:t>
      </w:r>
      <w:r w:rsidR="00F87FF9" w:rsidRPr="00D40363">
        <w:t>t</w:t>
      </w:r>
      <w:r w:rsidR="00F87FF9" w:rsidRPr="00D40363">
        <w:t>ware provides content uploading but no harvesting capability.</w:t>
      </w:r>
    </w:p>
    <w:p w14:paraId="61317105" w14:textId="77777777" w:rsidR="00F87FF9" w:rsidRPr="00A372F8" w:rsidRDefault="00F87FF9" w:rsidP="00F87FF9">
      <w:pPr>
        <w:rPr>
          <w:b/>
          <w:bCs/>
          <w:color w:val="4F81BD"/>
        </w:rPr>
      </w:pPr>
    </w:p>
    <w:p w14:paraId="40C9BF88" w14:textId="6B1E01EE" w:rsidR="00F87FF9" w:rsidRPr="00A372F8" w:rsidRDefault="00F87FF9" w:rsidP="00A372F8">
      <w:pPr>
        <w:pStyle w:val="Heading3"/>
        <w:rPr>
          <w:rFonts w:ascii="Times New Roman" w:hAnsi="Times New Roman"/>
        </w:rPr>
      </w:pPr>
      <w:bookmarkStart w:id="100" w:name="_Toc386636352"/>
      <w:r w:rsidRPr="00D40363">
        <w:rPr>
          <w:rFonts w:ascii="Times New Roman" w:hAnsi="Times New Roman"/>
        </w:rPr>
        <w:t>Software</w:t>
      </w:r>
      <w:r w:rsidRPr="00A372F8">
        <w:rPr>
          <w:rFonts w:ascii="Times New Roman" w:hAnsi="Times New Roman"/>
        </w:rPr>
        <w:t xml:space="preserve"> Operating System Support</w:t>
      </w:r>
      <w:bookmarkEnd w:id="100"/>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A372F8">
      <w:pPr>
        <w:pStyle w:val="Heading3"/>
        <w:rPr>
          <w:rFonts w:ascii="Times New Roman" w:hAnsi="Times New Roman"/>
        </w:rPr>
      </w:pPr>
      <w:bookmarkStart w:id="101" w:name="_Toc386636353"/>
      <w:r w:rsidRPr="00A372F8">
        <w:rPr>
          <w:rFonts w:ascii="Times New Roman" w:hAnsi="Times New Roman"/>
        </w:rPr>
        <w:t>Software Base Back-end Technologies</w:t>
      </w:r>
      <w:bookmarkEnd w:id="101"/>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ity has been added. Further, CKAN is used as-is without modifying the CKAN core. Bugs are 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A372F8">
      <w:pPr>
        <w:pStyle w:val="Heading3"/>
        <w:rPr>
          <w:rFonts w:ascii="Times New Roman" w:hAnsi="Times New Roman"/>
        </w:rPr>
      </w:pPr>
      <w:bookmarkStart w:id="102" w:name="_Toc386636354"/>
      <w:r w:rsidRPr="00A372F8">
        <w:rPr>
          <w:rFonts w:ascii="Times New Roman" w:hAnsi="Times New Roman"/>
        </w:rPr>
        <w:t>Software Base Front-end Technologies</w:t>
      </w:r>
      <w:bookmarkEnd w:id="102"/>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lastRenderedPageBreak/>
        <w:t>The Leaflet Map Widget is used to present maps (</w:t>
      </w:r>
      <w:hyperlink r:id="rId30">
        <w:r w:rsidRPr="00D40363">
          <w:rPr>
            <w:rStyle w:val="Hyperlink"/>
          </w:rPr>
          <w:t>http://leafletjs.com/).</w:t>
        </w:r>
      </w:hyperlink>
      <w:r w:rsidRPr="00D40363">
        <w:t xml:space="preserve"> This widget is currently popular and has an active developer community. OpenLayers (</w:t>
      </w:r>
      <w:hyperlink r:id="rId31">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173A9D7E" w14:textId="13E6EAF8" w:rsidR="001B11DA" w:rsidRPr="00D40363" w:rsidRDefault="001B11DA" w:rsidP="00D40363">
      <w:pPr>
        <w:pStyle w:val="Heading1"/>
        <w:rPr>
          <w:rFonts w:ascii="Times New Roman" w:hAnsi="Times New Roman"/>
        </w:rPr>
      </w:pPr>
      <w:bookmarkStart w:id="103" w:name="_Toc386636355"/>
      <w:r w:rsidRPr="00D40363">
        <w:rPr>
          <w:rFonts w:ascii="Times New Roman" w:hAnsi="Times New Roman"/>
        </w:rPr>
        <w:t xml:space="preserve">NGDS </w:t>
      </w:r>
      <w:r w:rsidR="00E76B90" w:rsidRPr="00D40363">
        <w:rPr>
          <w:rFonts w:ascii="Times New Roman" w:hAnsi="Times New Roman"/>
        </w:rPr>
        <w:t>Data</w:t>
      </w:r>
      <w:r w:rsidRPr="00D40363">
        <w:rPr>
          <w:rFonts w:ascii="Times New Roman" w:hAnsi="Times New Roman"/>
        </w:rPr>
        <w:t xml:space="preserve"> Acceptance and Types</w:t>
      </w:r>
      <w:bookmarkEnd w:id="103"/>
    </w:p>
    <w:p w14:paraId="0300EC97" w14:textId="0FB9EC27" w:rsidR="00877A89" w:rsidRPr="00877A89" w:rsidRDefault="001B11DA" w:rsidP="00877A89">
      <w:r w:rsidRPr="00D40363">
        <w:t>To make any resources available to NGDS, metadata must be created for that resource, contai</w:t>
      </w:r>
      <w:r w:rsidRPr="00D40363">
        <w:t>n</w:t>
      </w:r>
      <w:r w:rsidRPr="00D40363">
        <w:t>ing files, URL</w:t>
      </w:r>
      <w:r w:rsidR="00877A89">
        <w:t>s, and other distributions. T</w:t>
      </w:r>
      <w:r w:rsidRPr="00D40363">
        <w:t>o be accepted in the syste</w:t>
      </w:r>
      <w:r w:rsidR="00877A89">
        <w:t xml:space="preserve">m, </w:t>
      </w:r>
      <w:r w:rsidRPr="00D40363">
        <w:t>a metadata record</w:t>
      </w:r>
      <w:r w:rsidR="00877A89">
        <w:t xml:space="preserve"> would be created for a resource and then loaded</w:t>
      </w:r>
      <w:r w:rsidRPr="00D40363">
        <w:t xml:space="preserve"> into a catalog server or web-accessible directory that is</w:t>
      </w:r>
      <w:r w:rsidR="00877A89">
        <w:t xml:space="preserve"> then</w:t>
      </w:r>
      <w:r w:rsidRPr="00D40363">
        <w:t xml:space="preserve"> harvest</w:t>
      </w:r>
      <w:r w:rsidR="00877A89">
        <w:t>ed by the NGDS. The metadata record must</w:t>
      </w:r>
      <w:r w:rsidRPr="00D40363">
        <w:t xml:space="preserve"> </w:t>
      </w:r>
      <w:r w:rsidR="00877A89">
        <w:t>provide the user not only the</w:t>
      </w:r>
      <w:r w:rsidRPr="00D40363">
        <w:t xml:space="preserve"> fact of the resource’s exist</w:t>
      </w:r>
      <w:r w:rsidR="00877A89">
        <w:t>ence, but to give the user adequete</w:t>
      </w:r>
      <w:r w:rsidRPr="00D40363">
        <w:t xml:space="preserve"> information to evaluate and ac</w:t>
      </w:r>
      <w:r w:rsidR="00877A89">
        <w:t>cess it</w:t>
      </w:r>
      <w:r w:rsidRPr="00D40363">
        <w:t>. R</w:t>
      </w:r>
      <w:r w:rsidRPr="00D40363">
        <w:t>e</w:t>
      </w:r>
      <w:r w:rsidRPr="00D40363">
        <w:t>quired metadata is outlined in ISO19115/19139 metadata standa</w:t>
      </w:r>
      <w:r w:rsidR="00877A89">
        <w:t>rds and in the following doc</w:t>
      </w:r>
      <w:r w:rsidR="00877A89">
        <w:t>u</w:t>
      </w:r>
      <w:r w:rsidR="00877A89">
        <w:t xml:space="preserve">ment: </w:t>
      </w:r>
      <w:r w:rsidR="00877A89" w:rsidRPr="00877A89">
        <w:t>https://github.com/usgin/usginspecs/blob/master/USGIN_ISO_MetadataV1.2_tag.pdf?raw=true</w:t>
      </w:r>
      <w:r w:rsidR="00877A89">
        <w:t>.</w:t>
      </w:r>
    </w:p>
    <w:p w14:paraId="3FDAEDCC" w14:textId="77777777" w:rsidR="00877A89" w:rsidRPr="00D40363" w:rsidRDefault="00877A89" w:rsidP="00877A89">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45F97AAF" w14:textId="558117D3" w:rsidR="00877A89" w:rsidRPr="00D40363" w:rsidRDefault="00877A89" w:rsidP="001B11DA">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B8A19F" w14:textId="77777777" w:rsidR="001B11DA" w:rsidRPr="00051CD0" w:rsidRDefault="001B11DA" w:rsidP="00051CD0">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495356DD" w14:textId="6296AB09" w:rsidR="00D43130" w:rsidRPr="00ED4E9B" w:rsidRDefault="00A372F8" w:rsidP="00D40363">
      <w:pPr>
        <w:pStyle w:val="Heading2"/>
        <w:rPr>
          <w:rFonts w:ascii="Times New Roman" w:hAnsi="Times New Roman" w:cs="Times New Roman"/>
          <w:sz w:val="32"/>
          <w:szCs w:val="32"/>
        </w:rPr>
      </w:pPr>
      <w:bookmarkStart w:id="104" w:name="_Toc386636356"/>
      <w:r w:rsidRPr="00ED4E9B">
        <w:rPr>
          <w:rFonts w:ascii="Times New Roman" w:hAnsi="Times New Roman" w:cs="Times New Roman"/>
          <w:sz w:val="32"/>
          <w:szCs w:val="32"/>
        </w:rPr>
        <w:t>T</w:t>
      </w:r>
      <w:r w:rsidR="008572ED" w:rsidRPr="00ED4E9B">
        <w:rPr>
          <w:rFonts w:ascii="Times New Roman" w:hAnsi="Times New Roman" w:cs="Times New Roman"/>
          <w:sz w:val="32"/>
          <w:szCs w:val="32"/>
        </w:rPr>
        <w:t>i</w:t>
      </w:r>
      <w:r w:rsidRPr="00ED4E9B">
        <w:rPr>
          <w:rFonts w:ascii="Times New Roman" w:hAnsi="Times New Roman" w:cs="Times New Roman"/>
          <w:sz w:val="32"/>
          <w:szCs w:val="32"/>
        </w:rPr>
        <w:t>e</w:t>
      </w:r>
      <w:r w:rsidR="008572ED" w:rsidRPr="00ED4E9B">
        <w:rPr>
          <w:rFonts w:ascii="Times New Roman" w:hAnsi="Times New Roman" w:cs="Times New Roman"/>
          <w:sz w:val="32"/>
          <w:szCs w:val="32"/>
        </w:rPr>
        <w:t xml:space="preserve">r 3 </w:t>
      </w:r>
      <w:r w:rsidR="00D43130" w:rsidRPr="00ED4E9B">
        <w:rPr>
          <w:rFonts w:ascii="Times New Roman" w:hAnsi="Times New Roman" w:cs="Times New Roman"/>
          <w:sz w:val="32"/>
          <w:szCs w:val="32"/>
        </w:rPr>
        <w:t>Interoperable Web Services</w:t>
      </w:r>
      <w:bookmarkEnd w:id="104"/>
    </w:p>
    <w:p w14:paraId="3ED566CA" w14:textId="37E12EBD" w:rsidR="00E76B90" w:rsidRPr="00D40363" w:rsidRDefault="00877E7D" w:rsidP="00984FE4">
      <w:r w:rsidRPr="00D40363">
        <w:t>The top tier (most desireable) data types in NGDS conform to specified schemas given in info</w:t>
      </w:r>
      <w:r w:rsidRPr="00D40363">
        <w:t>r</w:t>
      </w:r>
      <w:r w:rsidRPr="00D40363">
        <w:t>mation exchanges. These data are then made available as</w:t>
      </w:r>
      <w:r w:rsidR="00E76B90" w:rsidRPr="00D40363">
        <w:t xml:space="preserve"> Open Geospatial Consortium</w:t>
      </w:r>
      <w:r w:rsidRPr="00D40363">
        <w:t xml:space="preserve"> (OGC)</w:t>
      </w:r>
      <w:r w:rsidR="00E76B90" w:rsidRPr="00D40363">
        <w:t xml:space="preserve"> services, particularly Web Map Service (WMS) and Web Feature Service (WFS). </w:t>
      </w:r>
    </w:p>
    <w:p w14:paraId="5F3FE8BE" w14:textId="1C31F36B" w:rsidR="00D43130" w:rsidRPr="00D40363" w:rsidRDefault="00E76B90" w:rsidP="00D43130">
      <w:r w:rsidRPr="00D40363">
        <w:t>Data which</w:t>
      </w:r>
      <w:r w:rsidR="00877E7D" w:rsidRPr="00D40363">
        <w:t xml:space="preserve"> conform to</w:t>
      </w:r>
      <w:r w:rsidRPr="00D40363">
        <w:t xml:space="preserve"> NGDS interchange formats </w:t>
      </w:r>
      <w:r w:rsidR="00EE70A2" w:rsidRPr="00D40363">
        <w:t>are</w:t>
      </w:r>
      <w:r w:rsidRPr="00D40363">
        <w:t>made available in user-defined data files described by metadata in the system catalog and placed in web-accessible servers. Standardiz</w:t>
      </w:r>
      <w:r w:rsidRPr="00D40363">
        <w:t>a</w:t>
      </w:r>
      <w:r w:rsidRPr="00D40363">
        <w:t xml:space="preserve">tion of  interoperable data services and community interchange formats </w:t>
      </w:r>
      <w:r w:rsidR="00EE70A2" w:rsidRPr="00D40363">
        <w:t>have been developed  for NGDS as an ongoing, living process for the geoscience community. The infrastructure that su</w:t>
      </w:r>
      <w:r w:rsidR="00EE70A2" w:rsidRPr="00D40363">
        <w:t>p</w:t>
      </w:r>
      <w:r w:rsidR="00EE70A2" w:rsidRPr="00D40363">
        <w:t xml:space="preserve">ports the normative schema locations is at </w:t>
      </w:r>
      <w:hyperlink r:id="rId32" w:history="1">
        <w:r w:rsidR="00EE70A2" w:rsidRPr="00D40363">
          <w:rPr>
            <w:rStyle w:val="Hyperlink"/>
          </w:rPr>
          <w:t>https://github.com/usgin/modelmanager</w:t>
        </w:r>
      </w:hyperlink>
      <w:r w:rsidR="00EE70A2" w:rsidRPr="00D40363">
        <w:t xml:space="preserve"> which houses the code base that supports the Django NGDS schemas management site </w:t>
      </w:r>
      <w:hyperlink r:id="rId33" w:history="1">
        <w:r w:rsidR="00EE70A2" w:rsidRPr="00D40363">
          <w:rPr>
            <w:rStyle w:val="Hyperlink"/>
          </w:rPr>
          <w:t>http://schemas.usgin.org/models/</w:t>
        </w:r>
      </w:hyperlink>
      <w:r w:rsidR="00EE70A2" w:rsidRPr="00D40363">
        <w:t xml:space="preserve">. The information exchanges are developed and maintained at </w:t>
      </w:r>
      <w:hyperlink r:id="rId34" w:history="1">
        <w:r w:rsidR="00EE70A2" w:rsidRPr="00D40363">
          <w:rPr>
            <w:rStyle w:val="Hyperlink"/>
          </w:rPr>
          <w:t>https://github.com/usgin-models</w:t>
        </w:r>
      </w:hyperlink>
      <w:r w:rsidR="00EE70A2"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00EE70A2" w:rsidRPr="00D40363">
        <w:t>n</w:t>
      </w:r>
      <w:r w:rsidR="00EE70A2" w:rsidRPr="00D40363">
        <w:t xml:space="preserve">ing of new or existing information exchanges as needed. A detailed description of the workflow for defining a new information exchange can be found at </w:t>
      </w:r>
      <w:hyperlink r:id="rId35" w:history="1">
        <w:r w:rsidR="00EE70A2" w:rsidRPr="00D40363">
          <w:rPr>
            <w:rStyle w:val="Hyperlink"/>
          </w:rPr>
          <w:t>https://github.com/usgin/usginspecs/wiki/Define-New-Information-Exchange</w:t>
        </w:r>
      </w:hyperlink>
      <w:r w:rsidR="00EE70A2" w:rsidRPr="00D40363">
        <w:t>, with a detailed d</w:t>
      </w:r>
      <w:r w:rsidR="00EE70A2" w:rsidRPr="00D40363">
        <w:t>e</w:t>
      </w:r>
      <w:r w:rsidR="00EE70A2" w:rsidRPr="00D40363">
        <w:t xml:space="preserve">scription of NGDS standards for constructing them at </w:t>
      </w:r>
      <w:hyperlink r:id="rId36" w:history="1">
        <w:r w:rsidR="00D43130" w:rsidRPr="00D40363">
          <w:rPr>
            <w:rStyle w:val="Hyperlink"/>
          </w:rPr>
          <w:t>https://github.com/usgin/usginspecs/wiki/Content-Model-Guidelines</w:t>
        </w:r>
      </w:hyperlink>
      <w:r w:rsidR="00EE70A2" w:rsidRPr="00D40363">
        <w:t>.</w:t>
      </w:r>
      <w:r w:rsidR="00D43130" w:rsidRPr="00D40363">
        <w:t xml:space="preserve"> Some important requir</w:t>
      </w:r>
      <w:r w:rsidR="00D43130" w:rsidRPr="00D40363">
        <w:t>e</w:t>
      </w:r>
      <w:r w:rsidR="00D43130" w:rsidRPr="00D40363">
        <w:t>ments include:</w:t>
      </w:r>
    </w:p>
    <w:p w14:paraId="31D09B03" w14:textId="77777777" w:rsidR="00D43130" w:rsidRPr="00D40363" w:rsidRDefault="00D43130" w:rsidP="00D43130">
      <w:pPr>
        <w:numPr>
          <w:ilvl w:val="0"/>
          <w:numId w:val="5"/>
        </w:numPr>
        <w:autoSpaceDE w:val="0"/>
        <w:autoSpaceDN w:val="0"/>
        <w:adjustRightInd w:val="0"/>
        <w:spacing w:after="0"/>
      </w:pPr>
      <w:r w:rsidRPr="00D40363">
        <w:t xml:space="preserve">Ensure interoperability among data sets with members adopting common standards and protocols.  </w:t>
      </w:r>
    </w:p>
    <w:p w14:paraId="2AD7A1B3" w14:textId="77777777" w:rsidR="00D43130" w:rsidRPr="00D40363" w:rsidRDefault="00D43130" w:rsidP="00D43130">
      <w:pPr>
        <w:numPr>
          <w:ilvl w:val="0"/>
          <w:numId w:val="5"/>
        </w:numPr>
        <w:autoSpaceDE w:val="0"/>
        <w:autoSpaceDN w:val="0"/>
        <w:adjustRightInd w:val="0"/>
        <w:spacing w:after="0"/>
      </w:pPr>
      <w:r w:rsidRPr="00D40363">
        <w:t xml:space="preserve">The data schema must be vetted with stakeholders </w:t>
      </w:r>
    </w:p>
    <w:p w14:paraId="2D63212D" w14:textId="77777777" w:rsidR="00D43130" w:rsidRPr="00D40363" w:rsidRDefault="00D43130" w:rsidP="00D43130">
      <w:pPr>
        <w:numPr>
          <w:ilvl w:val="0"/>
          <w:numId w:val="5"/>
        </w:numPr>
        <w:autoSpaceDE w:val="0"/>
        <w:autoSpaceDN w:val="0"/>
        <w:adjustRightInd w:val="0"/>
        <w:spacing w:after="0"/>
      </w:pPr>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3ED56761" w14:textId="77777777" w:rsidR="00E76B90" w:rsidRPr="00D40363" w:rsidRDefault="00E76B90" w:rsidP="00984FE4"/>
    <w:p w14:paraId="3ED56763" w14:textId="44B61A0D" w:rsidR="00E76B90" w:rsidRPr="00ED4E9B" w:rsidRDefault="008572ED" w:rsidP="00DF5CEE">
      <w:pPr>
        <w:pStyle w:val="Heading2"/>
        <w:rPr>
          <w:rFonts w:ascii="Times New Roman" w:hAnsi="Times New Roman" w:cs="Times New Roman"/>
          <w:sz w:val="32"/>
          <w:szCs w:val="32"/>
        </w:rPr>
      </w:pPr>
      <w:bookmarkStart w:id="105" w:name="_Toc386636357"/>
      <w:r w:rsidRPr="00ED4E9B">
        <w:rPr>
          <w:rFonts w:ascii="Times New Roman" w:hAnsi="Times New Roman" w:cs="Times New Roman"/>
          <w:sz w:val="32"/>
          <w:szCs w:val="32"/>
        </w:rPr>
        <w:t xml:space="preserve">Tier 2 </w:t>
      </w:r>
      <w:r w:rsidR="00E76B90" w:rsidRPr="00ED4E9B">
        <w:rPr>
          <w:rFonts w:ascii="Times New Roman" w:hAnsi="Times New Roman" w:cs="Times New Roman"/>
          <w:sz w:val="32"/>
          <w:szCs w:val="32"/>
        </w:rPr>
        <w:t>File based data</w:t>
      </w:r>
      <w:bookmarkEnd w:id="105"/>
    </w:p>
    <w:p w14:paraId="3ED56764" w14:textId="4BE99490" w:rsidR="00E76B90" w:rsidRPr="00D40363" w:rsidRDefault="008572ED" w:rsidP="00E165CF">
      <w:r w:rsidRPr="00D40363">
        <w:t>Tier 2 f</w:t>
      </w:r>
      <w:r w:rsidR="00E76B90" w:rsidRPr="00D40363">
        <w:t xml:space="preserve">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3ED56765" w14:textId="1F53B168" w:rsidR="00E76B90" w:rsidRPr="00ED4E9B" w:rsidRDefault="008572ED" w:rsidP="00A372F8">
      <w:pPr>
        <w:pStyle w:val="Heading2"/>
        <w:rPr>
          <w:rFonts w:ascii="Times New Roman" w:hAnsi="Times New Roman" w:cs="Times New Roman"/>
          <w:sz w:val="32"/>
          <w:szCs w:val="32"/>
        </w:rPr>
      </w:pPr>
      <w:bookmarkStart w:id="106" w:name="_Toc386636358"/>
      <w:r w:rsidRPr="00ED4E9B">
        <w:rPr>
          <w:rFonts w:ascii="Times New Roman" w:hAnsi="Times New Roman" w:cs="Times New Roman"/>
          <w:sz w:val="32"/>
          <w:szCs w:val="32"/>
        </w:rPr>
        <w:t>Tier 1 Scanned data</w:t>
      </w:r>
      <w:bookmarkEnd w:id="106"/>
    </w:p>
    <w:p w14:paraId="3ED56766" w14:textId="1C38CA2B" w:rsidR="00E76B90" w:rsidRPr="00D40363" w:rsidRDefault="00E76B90" w:rsidP="003A10F6">
      <w:r w:rsidRPr="00D40363">
        <w:t>Reports, logs, maps and other documents pertinent to geothermal energy exploration, evaluation, development, and production that exist in hard copy but are not available online may be conver</w:t>
      </w:r>
      <w:r w:rsidRPr="00D40363">
        <w:t>t</w:t>
      </w:r>
      <w:r w:rsidRPr="00D40363">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w:t>
      </w:r>
      <w:r w:rsidR="000B4C45" w:rsidRPr="00D40363">
        <w:t>For those resources that are not online, such as a core samples faciliy, are indicated in NGDS as ‘offline resources’. These resources are simply identified by location and other information in the metadata record.</w:t>
      </w:r>
    </w:p>
    <w:p w14:paraId="3ED5676B" w14:textId="58C91CC4" w:rsidR="00E76B90" w:rsidRPr="00D40363" w:rsidRDefault="00E76B90" w:rsidP="00E165CF"/>
    <w:p w14:paraId="3ED56777" w14:textId="77777777" w:rsidR="00E76B90" w:rsidRPr="00D40363" w:rsidRDefault="00E76B90" w:rsidP="00584CE2">
      <w:pPr>
        <w:pStyle w:val="Heading1"/>
        <w:rPr>
          <w:rFonts w:ascii="Times New Roman" w:hAnsi="Times New Roman"/>
        </w:rPr>
      </w:pPr>
      <w:bookmarkStart w:id="107" w:name="_Toc386636359"/>
      <w:r w:rsidRPr="00D40363">
        <w:rPr>
          <w:rFonts w:ascii="Times New Roman" w:hAnsi="Times New Roman"/>
        </w:rPr>
        <w:t>Summary</w:t>
      </w:r>
      <w:bookmarkEnd w:id="107"/>
      <w:r w:rsidRPr="00D40363">
        <w:rPr>
          <w:rFonts w:ascii="Times New Roman" w:hAnsi="Times New Roman"/>
        </w:rPr>
        <w:t xml:space="preserve"> </w:t>
      </w:r>
    </w:p>
    <w:p w14:paraId="3ED56778" w14:textId="77777777" w:rsidR="00E76B90" w:rsidRPr="00D40363" w:rsidRDefault="00E76B90" w:rsidP="00584CE2">
      <w:r w:rsidRPr="00D40363">
        <w:t xml:space="preserve">The central idea of the data access architecture proposed here is that data providers and client applications should be linked through open source interfaces that decouple clients and servers </w:t>
      </w:r>
      <w:r w:rsidRPr="00D40363">
        <w:lastRenderedPageBreak/>
        <w:t>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37" w:history="1">
        <w:r w:rsidR="00E76B90" w:rsidRPr="00D40363">
          <w:rPr>
            <w:rStyle w:val="Hyperlink"/>
          </w:rPr>
          <w:t>http://schemas.opengis.net/csw/2.0.2/rec-dcmes.xsd</w:t>
        </w:r>
      </w:hyperlink>
      <w:r w:rsidR="00E76B90" w:rsidRPr="00D40363">
        <w:t xml:space="preserve">, </w:t>
      </w:r>
      <w:hyperlink r:id="rId38"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DF5CEE">
      <w:pPr>
        <w:pStyle w:val="Heading1"/>
        <w:rPr>
          <w:rFonts w:ascii="Times New Roman" w:hAnsi="Times New Roman"/>
        </w:rPr>
      </w:pPr>
      <w:bookmarkStart w:id="108" w:name="_Toc386636360"/>
      <w:r w:rsidRPr="00D40363">
        <w:rPr>
          <w:rFonts w:ascii="Times New Roman" w:hAnsi="Times New Roman"/>
        </w:rPr>
        <w:t>Glossary</w:t>
      </w:r>
      <w:bookmarkEnd w:id="108"/>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lastRenderedPageBreak/>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lastRenderedPageBreak/>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109" w:name="_Toc386636361"/>
      <w:r w:rsidRPr="00D40363">
        <w:rPr>
          <w:rFonts w:ascii="Times New Roman" w:hAnsi="Times New Roman"/>
        </w:rPr>
        <w:t>References</w:t>
      </w:r>
      <w:bookmarkEnd w:id="109"/>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34CAF" w14:textId="77777777" w:rsidR="00A46AF5" w:rsidRDefault="00A46AF5" w:rsidP="00E57E08">
      <w:pPr>
        <w:spacing w:after="0"/>
      </w:pPr>
      <w:r>
        <w:separator/>
      </w:r>
    </w:p>
  </w:endnote>
  <w:endnote w:type="continuationSeparator" w:id="0">
    <w:p w14:paraId="6A4553CD" w14:textId="77777777" w:rsidR="00A46AF5" w:rsidRDefault="00A46AF5" w:rsidP="00E57E08">
      <w:pPr>
        <w:spacing w:after="0"/>
      </w:pPr>
      <w:r>
        <w:continuationSeparator/>
      </w:r>
    </w:p>
  </w:endnote>
  <w:endnote w:type="continuationNotice" w:id="1">
    <w:p w14:paraId="7E0E9B11" w14:textId="77777777" w:rsidR="00A46AF5" w:rsidRDefault="00A46A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C4788E" w:rsidRDefault="00C4788E">
    <w:pPr>
      <w:pStyle w:val="Footer"/>
      <w:jc w:val="center"/>
    </w:pPr>
    <w:r>
      <w:fldChar w:fldCharType="begin"/>
    </w:r>
    <w:r>
      <w:instrText xml:space="preserve"> PAGE   \* MERGEFORMAT </w:instrText>
    </w:r>
    <w:r>
      <w:fldChar w:fldCharType="separate"/>
    </w:r>
    <w:r w:rsidR="00CF7DC6">
      <w:rPr>
        <w:noProof/>
      </w:rPr>
      <w:t>6</w:t>
    </w:r>
    <w:r>
      <w:rPr>
        <w:noProof/>
      </w:rPr>
      <w:fldChar w:fldCharType="end"/>
    </w:r>
  </w:p>
  <w:p w14:paraId="3ED567BA" w14:textId="77777777" w:rsidR="00C4788E" w:rsidRDefault="00C478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ADDC6" w14:textId="77777777" w:rsidR="00A46AF5" w:rsidRDefault="00A46AF5" w:rsidP="00E57E08">
      <w:pPr>
        <w:spacing w:after="0"/>
      </w:pPr>
      <w:r>
        <w:separator/>
      </w:r>
    </w:p>
  </w:footnote>
  <w:footnote w:type="continuationSeparator" w:id="0">
    <w:p w14:paraId="31398684" w14:textId="77777777" w:rsidR="00A46AF5" w:rsidRDefault="00A46AF5" w:rsidP="00E57E08">
      <w:pPr>
        <w:spacing w:after="0"/>
      </w:pPr>
      <w:r>
        <w:continuationSeparator/>
      </w:r>
    </w:p>
  </w:footnote>
  <w:footnote w:type="continuationNotice" w:id="1">
    <w:p w14:paraId="65B0942B" w14:textId="77777777" w:rsidR="00A46AF5" w:rsidRDefault="00A46AF5">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A27"/>
    <w:rsid w:val="00204C23"/>
    <w:rsid w:val="00207CB8"/>
    <w:rsid w:val="00224CC6"/>
    <w:rsid w:val="00225716"/>
    <w:rsid w:val="00283C48"/>
    <w:rsid w:val="00293015"/>
    <w:rsid w:val="002A221B"/>
    <w:rsid w:val="002A565D"/>
    <w:rsid w:val="002A7543"/>
    <w:rsid w:val="002C21C5"/>
    <w:rsid w:val="002F7CE3"/>
    <w:rsid w:val="0030228A"/>
    <w:rsid w:val="003170EC"/>
    <w:rsid w:val="00324CE7"/>
    <w:rsid w:val="003317DC"/>
    <w:rsid w:val="00354897"/>
    <w:rsid w:val="00383965"/>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D0B63"/>
    <w:rsid w:val="007D4721"/>
    <w:rsid w:val="007D6A62"/>
    <w:rsid w:val="007E001B"/>
    <w:rsid w:val="007E58C4"/>
    <w:rsid w:val="00802FE5"/>
    <w:rsid w:val="008031F1"/>
    <w:rsid w:val="0082076D"/>
    <w:rsid w:val="00836806"/>
    <w:rsid w:val="0085088D"/>
    <w:rsid w:val="008565D8"/>
    <w:rsid w:val="008572ED"/>
    <w:rsid w:val="0086487C"/>
    <w:rsid w:val="00876176"/>
    <w:rsid w:val="00877A89"/>
    <w:rsid w:val="00877E7D"/>
    <w:rsid w:val="00883DA5"/>
    <w:rsid w:val="00886FA2"/>
    <w:rsid w:val="0089677A"/>
    <w:rsid w:val="008C3F3D"/>
    <w:rsid w:val="008E3F2F"/>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372F8"/>
    <w:rsid w:val="00A41445"/>
    <w:rsid w:val="00A42A79"/>
    <w:rsid w:val="00A42E90"/>
    <w:rsid w:val="00A46AF5"/>
    <w:rsid w:val="00A64862"/>
    <w:rsid w:val="00AB5849"/>
    <w:rsid w:val="00AB64CE"/>
    <w:rsid w:val="00AC72C2"/>
    <w:rsid w:val="00AD0A1A"/>
    <w:rsid w:val="00AD2577"/>
    <w:rsid w:val="00AF6F3A"/>
    <w:rsid w:val="00AF7212"/>
    <w:rsid w:val="00B1010E"/>
    <w:rsid w:val="00B158CF"/>
    <w:rsid w:val="00B172F3"/>
    <w:rsid w:val="00B236D6"/>
    <w:rsid w:val="00B265A6"/>
    <w:rsid w:val="00B52047"/>
    <w:rsid w:val="00B632D0"/>
    <w:rsid w:val="00B64E76"/>
    <w:rsid w:val="00B66C64"/>
    <w:rsid w:val="00B81272"/>
    <w:rsid w:val="00B86F06"/>
    <w:rsid w:val="00B97B5C"/>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C3020"/>
    <w:rsid w:val="00CC4884"/>
    <w:rsid w:val="00CC56EE"/>
    <w:rsid w:val="00CF7DC6"/>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hyperlink" Target="http://repository.stategeothermal.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s://github.com/usgin-model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hyperlink" Target="http://tools.ietf.org/html/rfc5023" TargetMode="External"/><Relationship Id="rId33" Type="http://schemas.openxmlformats.org/officeDocument/2006/relationships/hyperlink" Target="http://schemas.usgin.org/models/" TargetMode="External"/><Relationship Id="rId38" Type="http://schemas.openxmlformats.org/officeDocument/2006/relationships/hyperlink" Target="http://schemas.opengis.net/csw/2.0.2/rec-dcterms.xsd" TargetMode="Externa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www.geothermaldata.org"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s://github.com/usgin/modelmanager" TargetMode="External"/><Relationship Id="rId37" Type="http://schemas.openxmlformats.org/officeDocument/2006/relationships/hyperlink" Target="http://schemas.opengis.net/csw/2.0.2/rec-dcmes.xsd"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image" Target="media/image2.emf"/><Relationship Id="rId36" Type="http://schemas.openxmlformats.org/officeDocument/2006/relationships/hyperlink" Target="https://github.com/usgin/usginspecs/wiki/Content-Model-Guidelines"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openlayers.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lab.usgin.org/groups/drupal-development/creating-document-repository-drupal" TargetMode="External"/><Relationship Id="rId30" Type="http://schemas.openxmlformats.org/officeDocument/2006/relationships/hyperlink" Target="http://leafletjs.com/)" TargetMode="External"/><Relationship Id="rId35" Type="http://schemas.openxmlformats.org/officeDocument/2006/relationships/hyperlink" Target="https://github.com/usgin/usginspecs/wiki/Define-New-Information-Exchang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AF5B255-09B3-49D8-9CDC-32E4177A91A8}">
  <ds:schemaRefs>
    <ds:schemaRef ds:uri="http://schemas.openxmlformats.org/officeDocument/2006/bibliography"/>
  </ds:schemaRefs>
</ds:datastoreItem>
</file>

<file path=customXml/itemProps5.xml><?xml version="1.0" encoding="utf-8"?>
<ds:datastoreItem xmlns:ds="http://schemas.openxmlformats.org/officeDocument/2006/customXml" ds:itemID="{1094C40A-5023-4DAF-BA58-FC4DDF43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19</Pages>
  <Words>8022</Words>
  <Characters>45727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19</cp:revision>
  <cp:lastPrinted>2010-08-13T06:05:00Z</cp:lastPrinted>
  <dcterms:created xsi:type="dcterms:W3CDTF">2014-04-30T03:58:00Z</dcterms:created>
  <dcterms:modified xsi:type="dcterms:W3CDTF">2014-04-30T23:47:00Z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