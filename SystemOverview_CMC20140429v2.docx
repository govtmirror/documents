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0A435971" w14:textId="77777777" w:rsidR="002754C4" w:rsidRDefault="00194DED">
          <w:pPr>
            <w:pStyle w:val="TOC1"/>
            <w:tabs>
              <w:tab w:val="left" w:pos="480"/>
              <w:tab w:val="right" w:leader="dot" w:pos="9350"/>
            </w:tabs>
            <w:rPr>
              <w:ins w:id="0" w:author="Christy Caudill" w:date="2014-05-01T06:51: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1" w:author="Christy Caudill" w:date="2014-05-01T06:51:00Z">
            <w:r w:rsidR="002754C4" w:rsidRPr="00843ADF">
              <w:rPr>
                <w:rStyle w:val="Hyperlink"/>
                <w:noProof/>
              </w:rPr>
              <w:fldChar w:fldCharType="begin"/>
            </w:r>
            <w:r w:rsidR="002754C4" w:rsidRPr="00843ADF">
              <w:rPr>
                <w:rStyle w:val="Hyperlink"/>
                <w:noProof/>
              </w:rPr>
              <w:instrText xml:space="preserve"> </w:instrText>
            </w:r>
            <w:r w:rsidR="002754C4">
              <w:rPr>
                <w:noProof/>
              </w:rPr>
              <w:instrText>HYPERLINK \l "_Toc386690425"</w:instrText>
            </w:r>
            <w:r w:rsidR="002754C4" w:rsidRPr="00843ADF">
              <w:rPr>
                <w:rStyle w:val="Hyperlink"/>
                <w:noProof/>
              </w:rPr>
              <w:instrText xml:space="preserve"> </w:instrText>
            </w:r>
            <w:r w:rsidR="002754C4" w:rsidRPr="00843ADF">
              <w:rPr>
                <w:rStyle w:val="Hyperlink"/>
                <w:noProof/>
              </w:rPr>
            </w:r>
            <w:r w:rsidR="002754C4" w:rsidRPr="00843ADF">
              <w:rPr>
                <w:rStyle w:val="Hyperlink"/>
                <w:noProof/>
              </w:rPr>
              <w:fldChar w:fldCharType="separate"/>
            </w:r>
            <w:r w:rsidR="002754C4" w:rsidRPr="00843ADF">
              <w:rPr>
                <w:rStyle w:val="Hyperlink"/>
                <w:noProof/>
              </w:rPr>
              <w:t>1.</w:t>
            </w:r>
            <w:r w:rsidR="002754C4">
              <w:rPr>
                <w:rFonts w:asciiTheme="minorHAnsi" w:eastAsiaTheme="minorEastAsia" w:hAnsiTheme="minorHAnsi" w:cstheme="minorBidi"/>
                <w:noProof/>
                <w:sz w:val="22"/>
                <w:szCs w:val="22"/>
              </w:rPr>
              <w:tab/>
            </w:r>
            <w:r w:rsidR="002754C4" w:rsidRPr="00843ADF">
              <w:rPr>
                <w:rStyle w:val="Hyperlink"/>
                <w:noProof/>
              </w:rPr>
              <w:t>Introduction</w:t>
            </w:r>
            <w:r w:rsidR="002754C4">
              <w:rPr>
                <w:noProof/>
                <w:webHidden/>
              </w:rPr>
              <w:tab/>
            </w:r>
            <w:r w:rsidR="002754C4">
              <w:rPr>
                <w:noProof/>
                <w:webHidden/>
              </w:rPr>
              <w:fldChar w:fldCharType="begin"/>
            </w:r>
            <w:r w:rsidR="002754C4">
              <w:rPr>
                <w:noProof/>
                <w:webHidden/>
              </w:rPr>
              <w:instrText xml:space="preserve"> PAGEREF _Toc386690425 \h </w:instrText>
            </w:r>
            <w:r w:rsidR="002754C4">
              <w:rPr>
                <w:noProof/>
                <w:webHidden/>
              </w:rPr>
            </w:r>
          </w:ins>
          <w:r w:rsidR="002754C4">
            <w:rPr>
              <w:noProof/>
              <w:webHidden/>
            </w:rPr>
            <w:fldChar w:fldCharType="separate"/>
          </w:r>
          <w:ins w:id="2" w:author="Christy Caudill" w:date="2014-05-01T06:51:00Z">
            <w:r w:rsidR="002754C4">
              <w:rPr>
                <w:noProof/>
                <w:webHidden/>
              </w:rPr>
              <w:t>2</w:t>
            </w:r>
            <w:r w:rsidR="002754C4">
              <w:rPr>
                <w:noProof/>
                <w:webHidden/>
              </w:rPr>
              <w:fldChar w:fldCharType="end"/>
            </w:r>
            <w:r w:rsidR="002754C4" w:rsidRPr="00843ADF">
              <w:rPr>
                <w:rStyle w:val="Hyperlink"/>
                <w:noProof/>
              </w:rPr>
              <w:fldChar w:fldCharType="end"/>
            </w:r>
          </w:ins>
        </w:p>
        <w:p w14:paraId="54CB0457" w14:textId="77777777" w:rsidR="002754C4" w:rsidRDefault="002754C4">
          <w:pPr>
            <w:pStyle w:val="TOC1"/>
            <w:tabs>
              <w:tab w:val="left" w:pos="480"/>
              <w:tab w:val="right" w:leader="dot" w:pos="9350"/>
            </w:tabs>
            <w:rPr>
              <w:ins w:id="3" w:author="Christy Caudill" w:date="2014-05-01T06:51:00Z"/>
              <w:rFonts w:asciiTheme="minorHAnsi" w:eastAsiaTheme="minorEastAsia" w:hAnsiTheme="minorHAnsi" w:cstheme="minorBidi"/>
              <w:noProof/>
              <w:sz w:val="22"/>
              <w:szCs w:val="22"/>
            </w:rPr>
          </w:pPr>
          <w:ins w:id="4"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"_Toc386690426"</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2.</w:t>
            </w:r>
            <w:r>
              <w:rPr>
                <w:rFonts w:asciiTheme="minorHAnsi" w:eastAsiaTheme="minorEastAsia" w:hAnsiTheme="minorHAnsi" w:cstheme="minorBidi"/>
                <w:noProof/>
                <w:sz w:val="22"/>
                <w:szCs w:val="22"/>
              </w:rPr>
              <w:tab/>
            </w:r>
            <w:r w:rsidRPr="00843ADF">
              <w:rPr>
                <w:rStyle w:val="Hyperlink"/>
                <w:noProof/>
              </w:rPr>
              <w:t>Scope and purpose of system</w:t>
            </w:r>
            <w:r>
              <w:rPr>
                <w:noProof/>
                <w:webHidden/>
              </w:rPr>
              <w:tab/>
            </w:r>
            <w:r>
              <w:rPr>
                <w:noProof/>
                <w:webHidden/>
              </w:rPr>
              <w:fldChar w:fldCharType="begin"/>
            </w:r>
            <w:r>
              <w:rPr>
                <w:noProof/>
                <w:webHidden/>
              </w:rPr>
              <w:instrText xml:space="preserve"> PAGEREF _Toc386690426 \h </w:instrText>
            </w:r>
            <w:r>
              <w:rPr>
                <w:noProof/>
                <w:webHidden/>
              </w:rPr>
            </w:r>
          </w:ins>
          <w:r>
            <w:rPr>
              <w:noProof/>
              <w:webHidden/>
            </w:rPr>
            <w:fldChar w:fldCharType="separate"/>
          </w:r>
          <w:ins w:id="5" w:author="Christy Caudill" w:date="2014-05-01T06:51:00Z">
            <w:r>
              <w:rPr>
                <w:noProof/>
                <w:webHidden/>
              </w:rPr>
              <w:t>2</w:t>
            </w:r>
            <w:r>
              <w:rPr>
                <w:noProof/>
                <w:webHidden/>
              </w:rPr>
              <w:fldChar w:fldCharType="end"/>
            </w:r>
            <w:r w:rsidRPr="00843ADF">
              <w:rPr>
                <w:rStyle w:val="Hyperlink"/>
                <w:noProof/>
              </w:rPr>
              <w:fldChar w:fldCharType="end"/>
            </w:r>
          </w:ins>
        </w:p>
        <w:p w14:paraId="0B72519B" w14:textId="77777777" w:rsidR="002754C4" w:rsidRDefault="002754C4">
          <w:pPr>
            <w:pStyle w:val="TOC1"/>
            <w:tabs>
              <w:tab w:val="left" w:pos="480"/>
              <w:tab w:val="right" w:leader="dot" w:pos="9350"/>
            </w:tabs>
            <w:rPr>
              <w:ins w:id="6" w:author="Christy Caudill" w:date="2014-05-01T06:51:00Z"/>
              <w:rFonts w:asciiTheme="minorHAnsi" w:eastAsiaTheme="minorEastAsia" w:hAnsiTheme="minorHAnsi" w:cstheme="minorBidi"/>
              <w:noProof/>
              <w:sz w:val="22"/>
              <w:szCs w:val="22"/>
            </w:rPr>
          </w:pPr>
          <w:ins w:id="7"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"_Toc386690427"</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3.</w:t>
            </w:r>
            <w:r>
              <w:rPr>
                <w:rFonts w:asciiTheme="minorHAnsi" w:eastAsiaTheme="minorEastAsia" w:hAnsiTheme="minorHAnsi" w:cstheme="minorBidi"/>
                <w:noProof/>
                <w:sz w:val="22"/>
                <w:szCs w:val="22"/>
              </w:rPr>
              <w:tab/>
            </w:r>
            <w:r w:rsidRPr="00843ADF">
              <w:rPr>
                <w:rStyle w:val="Hyperlink"/>
                <w:noProof/>
              </w:rPr>
              <w:t>System Technical Design principles</w:t>
            </w:r>
            <w:r>
              <w:rPr>
                <w:noProof/>
                <w:webHidden/>
              </w:rPr>
              <w:tab/>
            </w:r>
            <w:r>
              <w:rPr>
                <w:noProof/>
                <w:webHidden/>
              </w:rPr>
              <w:fldChar w:fldCharType="begin"/>
            </w:r>
            <w:r>
              <w:rPr>
                <w:noProof/>
                <w:webHidden/>
              </w:rPr>
              <w:instrText xml:space="preserve"> PAGEREF _Toc386690427 \h </w:instrText>
            </w:r>
            <w:r>
              <w:rPr>
                <w:noProof/>
                <w:webHidden/>
              </w:rPr>
            </w:r>
          </w:ins>
          <w:r>
            <w:rPr>
              <w:noProof/>
              <w:webHidden/>
            </w:rPr>
            <w:fldChar w:fldCharType="separate"/>
          </w:r>
          <w:ins w:id="8" w:author="Christy Caudill" w:date="2014-05-01T06:51:00Z">
            <w:r>
              <w:rPr>
                <w:noProof/>
                <w:webHidden/>
              </w:rPr>
              <w:t>3</w:t>
            </w:r>
            <w:r>
              <w:rPr>
                <w:noProof/>
                <w:webHidden/>
              </w:rPr>
              <w:fldChar w:fldCharType="end"/>
            </w:r>
            <w:r w:rsidRPr="00843ADF">
              <w:rPr>
                <w:rStyle w:val="Hyperlink"/>
                <w:noProof/>
              </w:rPr>
              <w:fldChar w:fldCharType="end"/>
            </w:r>
          </w:ins>
        </w:p>
        <w:p w14:paraId="3BB14C2D" w14:textId="77777777" w:rsidR="002754C4" w:rsidRDefault="002754C4">
          <w:pPr>
            <w:pStyle w:val="TOC2"/>
            <w:tabs>
              <w:tab w:val="left" w:pos="880"/>
              <w:tab w:val="right" w:leader="dot" w:pos="9350"/>
            </w:tabs>
            <w:rPr>
              <w:ins w:id="9" w:author="Christy Caudill" w:date="2014-05-01T06:51:00Z"/>
              <w:rFonts w:asciiTheme="minorHAnsi" w:eastAsiaTheme="minorEastAsia" w:hAnsiTheme="minorHAnsi" w:cstheme="minorBidi"/>
              <w:noProof/>
              <w:sz w:val="22"/>
              <w:szCs w:val="22"/>
            </w:rPr>
          </w:pPr>
          <w:ins w:id="10"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"_Toc386690428"</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3.1</w:t>
            </w:r>
            <w:r>
              <w:rPr>
                <w:rFonts w:asciiTheme="minorHAnsi" w:eastAsiaTheme="minorEastAsia" w:hAnsiTheme="minorHAnsi" w:cstheme="minorBidi"/>
                <w:noProof/>
                <w:sz w:val="22"/>
                <w:szCs w:val="22"/>
              </w:rPr>
              <w:tab/>
            </w:r>
            <w:r w:rsidRPr="00843ADF">
              <w:rPr>
                <w:rStyle w:val="Hyperlink"/>
                <w:noProof/>
              </w:rPr>
              <w:t>Data Access</w:t>
            </w:r>
            <w:r>
              <w:rPr>
                <w:noProof/>
                <w:webHidden/>
              </w:rPr>
              <w:tab/>
            </w:r>
            <w:r>
              <w:rPr>
                <w:noProof/>
                <w:webHidden/>
              </w:rPr>
              <w:fldChar w:fldCharType="begin"/>
            </w:r>
            <w:r>
              <w:rPr>
                <w:noProof/>
                <w:webHidden/>
              </w:rPr>
              <w:instrText xml:space="preserve"> PAGEREF _Toc386690428 \h </w:instrText>
            </w:r>
            <w:r>
              <w:rPr>
                <w:noProof/>
                <w:webHidden/>
              </w:rPr>
            </w:r>
          </w:ins>
          <w:r>
            <w:rPr>
              <w:noProof/>
              <w:webHidden/>
            </w:rPr>
            <w:fldChar w:fldCharType="separate"/>
          </w:r>
          <w:ins w:id="11" w:author="Christy Caudill" w:date="2014-05-01T06:51:00Z">
            <w:r>
              <w:rPr>
                <w:noProof/>
                <w:webHidden/>
              </w:rPr>
              <w:t>4</w:t>
            </w:r>
            <w:r>
              <w:rPr>
                <w:noProof/>
                <w:webHidden/>
              </w:rPr>
              <w:fldChar w:fldCharType="end"/>
            </w:r>
            <w:r w:rsidRPr="00843ADF">
              <w:rPr>
                <w:rStyle w:val="Hyperlink"/>
                <w:noProof/>
              </w:rPr>
              <w:fldChar w:fldCharType="end"/>
            </w:r>
          </w:ins>
        </w:p>
        <w:p w14:paraId="1BC41BEA" w14:textId="77777777" w:rsidR="002754C4" w:rsidRDefault="002754C4">
          <w:pPr>
            <w:pStyle w:val="TOC2"/>
            <w:tabs>
              <w:tab w:val="left" w:pos="880"/>
              <w:tab w:val="right" w:leader="dot" w:pos="9350"/>
            </w:tabs>
            <w:rPr>
              <w:ins w:id="12" w:author="Christy Caudill" w:date="2014-05-01T06:51:00Z"/>
              <w:rFonts w:asciiTheme="minorHAnsi" w:eastAsiaTheme="minorEastAsia" w:hAnsiTheme="minorHAnsi" w:cstheme="minorBidi"/>
              <w:noProof/>
              <w:sz w:val="22"/>
              <w:szCs w:val="22"/>
            </w:rPr>
          </w:pPr>
          <w:ins w:id="13"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"_Toc386690429"</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3.2</w:t>
            </w:r>
            <w:r>
              <w:rPr>
                <w:rFonts w:asciiTheme="minorHAnsi" w:eastAsiaTheme="minorEastAsia" w:hAnsiTheme="minorHAnsi" w:cstheme="minorBidi"/>
                <w:noProof/>
                <w:sz w:val="22"/>
                <w:szCs w:val="22"/>
              </w:rPr>
              <w:tab/>
            </w:r>
            <w:r w:rsidRPr="00843ADF">
              <w:rPr>
                <w:rStyle w:val="Hyperlink"/>
                <w:noProof/>
              </w:rPr>
              <w:t>Approach</w:t>
            </w:r>
            <w:r>
              <w:rPr>
                <w:noProof/>
                <w:webHidden/>
              </w:rPr>
              <w:tab/>
            </w:r>
            <w:r>
              <w:rPr>
                <w:noProof/>
                <w:webHidden/>
              </w:rPr>
              <w:fldChar w:fldCharType="begin"/>
            </w:r>
            <w:r>
              <w:rPr>
                <w:noProof/>
                <w:webHidden/>
              </w:rPr>
              <w:instrText xml:space="preserve"> PAGEREF _Toc386690429 \h </w:instrText>
            </w:r>
            <w:r>
              <w:rPr>
                <w:noProof/>
                <w:webHidden/>
              </w:rPr>
            </w:r>
          </w:ins>
          <w:r>
            <w:rPr>
              <w:noProof/>
              <w:webHidden/>
            </w:rPr>
            <w:fldChar w:fldCharType="separate"/>
          </w:r>
          <w:ins w:id="14" w:author="Christy Caudill" w:date="2014-05-01T06:51:00Z">
            <w:r>
              <w:rPr>
                <w:noProof/>
                <w:webHidden/>
              </w:rPr>
              <w:t>5</w:t>
            </w:r>
            <w:r>
              <w:rPr>
                <w:noProof/>
                <w:webHidden/>
              </w:rPr>
              <w:fldChar w:fldCharType="end"/>
            </w:r>
            <w:r w:rsidRPr="00843ADF">
              <w:rPr>
                <w:rStyle w:val="Hyperlink"/>
                <w:noProof/>
              </w:rPr>
              <w:fldChar w:fldCharType="end"/>
            </w:r>
          </w:ins>
        </w:p>
        <w:p w14:paraId="4D6F9103" w14:textId="77777777" w:rsidR="002754C4" w:rsidRDefault="002754C4">
          <w:pPr>
            <w:pStyle w:val="TOC2"/>
            <w:tabs>
              <w:tab w:val="left" w:pos="880"/>
              <w:tab w:val="right" w:leader="dot" w:pos="9350"/>
            </w:tabs>
            <w:rPr>
              <w:ins w:id="15" w:author="Christy Caudill" w:date="2014-05-01T06:51:00Z"/>
              <w:rFonts w:asciiTheme="minorHAnsi" w:eastAsiaTheme="minorEastAsia" w:hAnsiTheme="minorHAnsi" w:cstheme="minorBidi"/>
              <w:noProof/>
              <w:sz w:val="22"/>
              <w:szCs w:val="22"/>
            </w:rPr>
          </w:pPr>
          <w:ins w:id="16"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"_Toc386690430"</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3.3</w:t>
            </w:r>
            <w:r>
              <w:rPr>
                <w:rFonts w:asciiTheme="minorHAnsi" w:eastAsiaTheme="minorEastAsia" w:hAnsiTheme="minorHAnsi" w:cstheme="minorBidi"/>
                <w:noProof/>
                <w:sz w:val="22"/>
                <w:szCs w:val="22"/>
              </w:rPr>
              <w:tab/>
            </w:r>
            <w:r w:rsidRPr="00843ADF">
              <w:rPr>
                <w:rStyle w:val="Hyperlink"/>
                <w:noProof/>
              </w:rPr>
              <w:t>Requirements</w:t>
            </w:r>
            <w:r>
              <w:rPr>
                <w:noProof/>
                <w:webHidden/>
              </w:rPr>
              <w:tab/>
            </w:r>
            <w:r>
              <w:rPr>
                <w:noProof/>
                <w:webHidden/>
              </w:rPr>
              <w:fldChar w:fldCharType="begin"/>
            </w:r>
            <w:r>
              <w:rPr>
                <w:noProof/>
                <w:webHidden/>
              </w:rPr>
              <w:instrText xml:space="preserve"> PAGEREF _Toc386690430 \h </w:instrText>
            </w:r>
            <w:r>
              <w:rPr>
                <w:noProof/>
                <w:webHidden/>
              </w:rPr>
            </w:r>
          </w:ins>
          <w:r>
            <w:rPr>
              <w:noProof/>
              <w:webHidden/>
            </w:rPr>
            <w:fldChar w:fldCharType="separate"/>
          </w:r>
          <w:ins w:id="17" w:author="Christy Caudill" w:date="2014-05-01T06:51:00Z">
            <w:r>
              <w:rPr>
                <w:noProof/>
                <w:webHidden/>
              </w:rPr>
              <w:t>6</w:t>
            </w:r>
            <w:r>
              <w:rPr>
                <w:noProof/>
                <w:webHidden/>
              </w:rPr>
              <w:fldChar w:fldCharType="end"/>
            </w:r>
            <w:r w:rsidRPr="00843ADF">
              <w:rPr>
                <w:rStyle w:val="Hyperlink"/>
                <w:noProof/>
              </w:rPr>
              <w:fldChar w:fldCharType="end"/>
            </w:r>
          </w:ins>
        </w:p>
        <w:p w14:paraId="4C1AF1FC" w14:textId="77777777" w:rsidR="002754C4" w:rsidRDefault="002754C4">
          <w:pPr>
            <w:pStyle w:val="TOC3"/>
            <w:tabs>
              <w:tab w:val="left" w:pos="1320"/>
              <w:tab w:val="right" w:leader="dot" w:pos="9350"/>
            </w:tabs>
            <w:rPr>
              <w:ins w:id="18" w:author="Christy Caudill" w:date="2014-05-01T06:51:00Z"/>
              <w:rFonts w:asciiTheme="minorHAnsi" w:eastAsiaTheme="minorEastAsia" w:hAnsiTheme="minorHAnsi" w:cstheme="minorBidi"/>
              <w:noProof/>
              <w:sz w:val="22"/>
              <w:szCs w:val="22"/>
            </w:rPr>
          </w:pPr>
          <w:ins w:id="19"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"_Toc386690431"</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3.3.1</w:t>
            </w:r>
            <w:r>
              <w:rPr>
                <w:rFonts w:asciiTheme="minorHAnsi" w:eastAsiaTheme="minorEastAsia" w:hAnsiTheme="minorHAnsi" w:cstheme="minorBidi"/>
                <w:noProof/>
                <w:sz w:val="22"/>
                <w:szCs w:val="22"/>
              </w:rPr>
              <w:tab/>
            </w:r>
            <w:r w:rsidRPr="00843ADF">
              <w:rPr>
                <w:rStyle w:val="Hyperlink"/>
                <w:noProof/>
              </w:rPr>
              <w:t>Data discovery</w:t>
            </w:r>
            <w:r>
              <w:rPr>
                <w:noProof/>
                <w:webHidden/>
              </w:rPr>
              <w:tab/>
            </w:r>
            <w:r>
              <w:rPr>
                <w:noProof/>
                <w:webHidden/>
              </w:rPr>
              <w:fldChar w:fldCharType="begin"/>
            </w:r>
            <w:r>
              <w:rPr>
                <w:noProof/>
                <w:webHidden/>
              </w:rPr>
              <w:instrText xml:space="preserve"> PAGEREF _Toc386690431 \h </w:instrText>
            </w:r>
            <w:r>
              <w:rPr>
                <w:noProof/>
                <w:webHidden/>
              </w:rPr>
            </w:r>
          </w:ins>
          <w:r>
            <w:rPr>
              <w:noProof/>
              <w:webHidden/>
            </w:rPr>
            <w:fldChar w:fldCharType="separate"/>
          </w:r>
          <w:ins w:id="20" w:author="Christy Caudill" w:date="2014-05-01T06:51:00Z">
            <w:r>
              <w:rPr>
                <w:noProof/>
                <w:webHidden/>
              </w:rPr>
              <w:t>6</w:t>
            </w:r>
            <w:r>
              <w:rPr>
                <w:noProof/>
                <w:webHidden/>
              </w:rPr>
              <w:fldChar w:fldCharType="end"/>
            </w:r>
            <w:r w:rsidRPr="00843ADF">
              <w:rPr>
                <w:rStyle w:val="Hyperlink"/>
                <w:noProof/>
              </w:rPr>
              <w:fldChar w:fldCharType="end"/>
            </w:r>
          </w:ins>
        </w:p>
        <w:p w14:paraId="40C23ED7" w14:textId="77777777" w:rsidR="002754C4" w:rsidRDefault="002754C4">
          <w:pPr>
            <w:pStyle w:val="TOC3"/>
            <w:tabs>
              <w:tab w:val="left" w:pos="1320"/>
              <w:tab w:val="right" w:leader="dot" w:pos="9350"/>
            </w:tabs>
            <w:rPr>
              <w:ins w:id="21" w:author="Christy Caudill" w:date="2014-05-01T06:51:00Z"/>
              <w:rFonts w:asciiTheme="minorHAnsi" w:eastAsiaTheme="minorEastAsia" w:hAnsiTheme="minorHAnsi" w:cstheme="minorBidi"/>
              <w:noProof/>
              <w:sz w:val="22"/>
              <w:szCs w:val="22"/>
            </w:rPr>
          </w:pPr>
          <w:ins w:id="22"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"_Toc386690432"</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3.3.2</w:t>
            </w:r>
            <w:r>
              <w:rPr>
                <w:rFonts w:asciiTheme="minorHAnsi" w:eastAsiaTheme="minorEastAsia" w:hAnsiTheme="minorHAnsi" w:cstheme="minorBidi"/>
                <w:noProof/>
                <w:sz w:val="22"/>
                <w:szCs w:val="22"/>
              </w:rPr>
              <w:tab/>
            </w:r>
            <w:r w:rsidRPr="00843ADF">
              <w:rPr>
                <w:rStyle w:val="Hyperlink"/>
                <w:noProof/>
              </w:rPr>
              <w:t>System Architecture Requirements</w:t>
            </w:r>
            <w:r>
              <w:rPr>
                <w:noProof/>
                <w:webHidden/>
              </w:rPr>
              <w:tab/>
            </w:r>
            <w:r>
              <w:rPr>
                <w:noProof/>
                <w:webHidden/>
              </w:rPr>
              <w:fldChar w:fldCharType="begin"/>
            </w:r>
            <w:r>
              <w:rPr>
                <w:noProof/>
                <w:webHidden/>
              </w:rPr>
              <w:instrText xml:space="preserve"> PAGEREF _Toc386690432 \h </w:instrText>
            </w:r>
            <w:r>
              <w:rPr>
                <w:noProof/>
                <w:webHidden/>
              </w:rPr>
            </w:r>
          </w:ins>
          <w:r>
            <w:rPr>
              <w:noProof/>
              <w:webHidden/>
            </w:rPr>
            <w:fldChar w:fldCharType="separate"/>
          </w:r>
          <w:ins w:id="23" w:author="Christy Caudill" w:date="2014-05-01T06:51:00Z">
            <w:r>
              <w:rPr>
                <w:noProof/>
                <w:webHidden/>
              </w:rPr>
              <w:t>7</w:t>
            </w:r>
            <w:r>
              <w:rPr>
                <w:noProof/>
                <w:webHidden/>
              </w:rPr>
              <w:fldChar w:fldCharType="end"/>
            </w:r>
            <w:r w:rsidRPr="00843ADF">
              <w:rPr>
                <w:rStyle w:val="Hyperlink"/>
                <w:noProof/>
              </w:rPr>
              <w:fldChar w:fldCharType="end"/>
            </w:r>
          </w:ins>
        </w:p>
        <w:p w14:paraId="76F1A654" w14:textId="77777777" w:rsidR="002754C4" w:rsidRDefault="002754C4">
          <w:pPr>
            <w:pStyle w:val="TOC1"/>
            <w:tabs>
              <w:tab w:val="left" w:pos="480"/>
              <w:tab w:val="right" w:leader="dot" w:pos="9350"/>
            </w:tabs>
            <w:rPr>
              <w:ins w:id="24" w:author="Christy Caudill" w:date="2014-05-01T06:51:00Z"/>
              <w:rFonts w:asciiTheme="minorHAnsi" w:eastAsiaTheme="minorEastAsia" w:hAnsiTheme="minorHAnsi" w:cstheme="minorBidi"/>
              <w:noProof/>
              <w:sz w:val="22"/>
              <w:szCs w:val="22"/>
            </w:rPr>
          </w:pPr>
          <w:ins w:id="25"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"_Toc386690433"</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w:t>
            </w:r>
            <w:r>
              <w:rPr>
                <w:rFonts w:asciiTheme="minorHAnsi" w:eastAsiaTheme="minorEastAsia" w:hAnsiTheme="minorHAnsi" w:cstheme="minorBidi"/>
                <w:noProof/>
                <w:sz w:val="22"/>
                <w:szCs w:val="22"/>
              </w:rPr>
              <w:tab/>
            </w:r>
            <w:r w:rsidRPr="00843ADF">
              <w:rPr>
                <w:rStyle w:val="Hyperlink"/>
                <w:noProof/>
              </w:rPr>
              <w:t>System Architecture</w:t>
            </w:r>
            <w:r>
              <w:rPr>
                <w:noProof/>
                <w:webHidden/>
              </w:rPr>
              <w:tab/>
            </w:r>
            <w:r>
              <w:rPr>
                <w:noProof/>
                <w:webHidden/>
              </w:rPr>
              <w:fldChar w:fldCharType="begin"/>
            </w:r>
            <w:r>
              <w:rPr>
                <w:noProof/>
                <w:webHidden/>
              </w:rPr>
              <w:instrText xml:space="preserve"> PAGEREF _Toc386690433 \h </w:instrText>
            </w:r>
            <w:r>
              <w:rPr>
                <w:noProof/>
                <w:webHidden/>
              </w:rPr>
            </w:r>
          </w:ins>
          <w:r>
            <w:rPr>
              <w:noProof/>
              <w:webHidden/>
            </w:rPr>
            <w:fldChar w:fldCharType="separate"/>
          </w:r>
          <w:ins w:id="26" w:author="Christy Caudill" w:date="2014-05-01T06:51:00Z">
            <w:r>
              <w:rPr>
                <w:noProof/>
                <w:webHidden/>
              </w:rPr>
              <w:t>8</w:t>
            </w:r>
            <w:r>
              <w:rPr>
                <w:noProof/>
                <w:webHidden/>
              </w:rPr>
              <w:fldChar w:fldCharType="end"/>
            </w:r>
            <w:r w:rsidRPr="00843ADF">
              <w:rPr>
                <w:rStyle w:val="Hyperlink"/>
                <w:noProof/>
              </w:rPr>
              <w:fldChar w:fldCharType="end"/>
            </w:r>
          </w:ins>
        </w:p>
        <w:p w14:paraId="2F86D7C2" w14:textId="77777777" w:rsidR="002754C4" w:rsidRDefault="002754C4">
          <w:pPr>
            <w:pStyle w:val="TOC2"/>
            <w:tabs>
              <w:tab w:val="left" w:pos="880"/>
              <w:tab w:val="right" w:leader="dot" w:pos="9350"/>
            </w:tabs>
            <w:rPr>
              <w:ins w:id="27" w:author="Christy Caudill" w:date="2014-05-01T06:51:00Z"/>
              <w:rFonts w:asciiTheme="minorHAnsi" w:eastAsiaTheme="minorEastAsia" w:hAnsiTheme="minorHAnsi" w:cstheme="minorBidi"/>
              <w:noProof/>
              <w:sz w:val="22"/>
              <w:szCs w:val="22"/>
            </w:rPr>
          </w:pPr>
          <w:ins w:id="28"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"_Toc386690435"</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4.1</w:t>
            </w:r>
            <w:r>
              <w:rPr>
                <w:rFonts w:asciiTheme="minorHAnsi" w:eastAsiaTheme="minorEastAsia" w:hAnsiTheme="minorHAnsi" w:cstheme="minorBidi"/>
                <w:noProof/>
                <w:sz w:val="22"/>
                <w:szCs w:val="22"/>
              </w:rPr>
              <w:tab/>
            </w:r>
            <w:r w:rsidRPr="00843ADF">
              <w:rPr>
                <w:rStyle w:val="Hyperlink"/>
                <w:noProof/>
              </w:rPr>
              <w:t>Functional components</w:t>
            </w:r>
            <w:r>
              <w:rPr>
                <w:noProof/>
                <w:webHidden/>
              </w:rPr>
              <w:tab/>
            </w:r>
            <w:r>
              <w:rPr>
                <w:noProof/>
                <w:webHidden/>
              </w:rPr>
              <w:fldChar w:fldCharType="begin"/>
            </w:r>
            <w:r>
              <w:rPr>
                <w:noProof/>
                <w:webHidden/>
              </w:rPr>
              <w:instrText xml:space="preserve"> PAGEREF _Toc386690435 \h </w:instrText>
            </w:r>
            <w:r>
              <w:rPr>
                <w:noProof/>
                <w:webHidden/>
              </w:rPr>
            </w:r>
          </w:ins>
          <w:r>
            <w:rPr>
              <w:noProof/>
              <w:webHidden/>
            </w:rPr>
            <w:fldChar w:fldCharType="separate"/>
          </w:r>
          <w:ins w:id="29" w:author="Christy Caudill" w:date="2014-05-01T06:51:00Z">
            <w:r>
              <w:rPr>
                <w:noProof/>
                <w:webHidden/>
              </w:rPr>
              <w:t>9</w:t>
            </w:r>
            <w:r>
              <w:rPr>
                <w:noProof/>
                <w:webHidden/>
              </w:rPr>
              <w:fldChar w:fldCharType="end"/>
            </w:r>
            <w:r w:rsidRPr="00843ADF">
              <w:rPr>
                <w:rStyle w:val="Hyperlink"/>
                <w:noProof/>
              </w:rPr>
              <w:fldChar w:fldCharType="end"/>
            </w:r>
          </w:ins>
        </w:p>
        <w:p w14:paraId="630FEF09" w14:textId="77777777" w:rsidR="002754C4" w:rsidRDefault="002754C4">
          <w:pPr>
            <w:pStyle w:val="TOC3"/>
            <w:tabs>
              <w:tab w:val="left" w:pos="1320"/>
              <w:tab w:val="right" w:leader="dot" w:pos="9350"/>
            </w:tabs>
            <w:rPr>
              <w:ins w:id="30" w:author="Christy Caudill" w:date="2014-05-01T06:51:00Z"/>
              <w:rFonts w:asciiTheme="minorHAnsi" w:eastAsiaTheme="minorEastAsia" w:hAnsiTheme="minorHAnsi" w:cstheme="minorBidi"/>
              <w:noProof/>
              <w:sz w:val="22"/>
              <w:szCs w:val="22"/>
            </w:rPr>
          </w:pPr>
          <w:ins w:id="31"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"_Toc386690436"</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4.1.1</w:t>
            </w:r>
            <w:r>
              <w:rPr>
                <w:rFonts w:asciiTheme="minorHAnsi" w:eastAsiaTheme="minorEastAsia" w:hAnsiTheme="minorHAnsi" w:cstheme="minorBidi"/>
                <w:noProof/>
                <w:sz w:val="22"/>
                <w:szCs w:val="22"/>
              </w:rPr>
              <w:tab/>
            </w:r>
            <w:r w:rsidRPr="00843ADF">
              <w:rPr>
                <w:rStyle w:val="Hyperlink"/>
                <w:noProof/>
              </w:rPr>
              <w:t>Catalog</w:t>
            </w:r>
            <w:r>
              <w:rPr>
                <w:noProof/>
                <w:webHidden/>
              </w:rPr>
              <w:tab/>
            </w:r>
            <w:r>
              <w:rPr>
                <w:noProof/>
                <w:webHidden/>
              </w:rPr>
              <w:fldChar w:fldCharType="begin"/>
            </w:r>
            <w:r>
              <w:rPr>
                <w:noProof/>
                <w:webHidden/>
              </w:rPr>
              <w:instrText xml:space="preserve"> PAGEREF _Toc386690436 \h </w:instrText>
            </w:r>
            <w:r>
              <w:rPr>
                <w:noProof/>
                <w:webHidden/>
              </w:rPr>
            </w:r>
          </w:ins>
          <w:r>
            <w:rPr>
              <w:noProof/>
              <w:webHidden/>
            </w:rPr>
            <w:fldChar w:fldCharType="separate"/>
          </w:r>
          <w:ins w:id="32" w:author="Christy Caudill" w:date="2014-05-01T06:51:00Z">
            <w:r>
              <w:rPr>
                <w:noProof/>
                <w:webHidden/>
              </w:rPr>
              <w:t>9</w:t>
            </w:r>
            <w:r>
              <w:rPr>
                <w:noProof/>
                <w:webHidden/>
              </w:rPr>
              <w:fldChar w:fldCharType="end"/>
            </w:r>
            <w:r w:rsidRPr="00843ADF">
              <w:rPr>
                <w:rStyle w:val="Hyperlink"/>
                <w:noProof/>
              </w:rPr>
              <w:fldChar w:fldCharType="end"/>
            </w:r>
          </w:ins>
        </w:p>
        <w:p w14:paraId="755229FF" w14:textId="77777777" w:rsidR="002754C4" w:rsidRDefault="002754C4">
          <w:pPr>
            <w:pStyle w:val="TOC3"/>
            <w:tabs>
              <w:tab w:val="left" w:pos="1320"/>
              <w:tab w:val="right" w:leader="dot" w:pos="9350"/>
            </w:tabs>
            <w:rPr>
              <w:ins w:id="33" w:author="Christy Caudill" w:date="2014-05-01T06:51:00Z"/>
              <w:rFonts w:asciiTheme="minorHAnsi" w:eastAsiaTheme="minorEastAsia" w:hAnsiTheme="minorHAnsi" w:cstheme="minorBidi"/>
              <w:noProof/>
              <w:sz w:val="22"/>
              <w:szCs w:val="22"/>
            </w:rPr>
          </w:pPr>
          <w:ins w:id="34"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"_Toc386690437"</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4.1.2</w:t>
            </w:r>
            <w:r>
              <w:rPr>
                <w:rFonts w:asciiTheme="minorHAnsi" w:eastAsiaTheme="minorEastAsia" w:hAnsiTheme="minorHAnsi" w:cstheme="minorBidi"/>
                <w:noProof/>
                <w:sz w:val="22"/>
                <w:szCs w:val="22"/>
              </w:rPr>
              <w:tab/>
            </w:r>
            <w:r w:rsidRPr="00843ADF">
              <w:rPr>
                <w:rStyle w:val="Hyperlink"/>
                <w:noProof/>
              </w:rPr>
              <w:t>Data Servers</w:t>
            </w:r>
            <w:r>
              <w:rPr>
                <w:noProof/>
                <w:webHidden/>
              </w:rPr>
              <w:tab/>
            </w:r>
            <w:r>
              <w:rPr>
                <w:noProof/>
                <w:webHidden/>
              </w:rPr>
              <w:fldChar w:fldCharType="begin"/>
            </w:r>
            <w:r>
              <w:rPr>
                <w:noProof/>
                <w:webHidden/>
              </w:rPr>
              <w:instrText xml:space="preserve"> PAGEREF _Toc386690437 \h </w:instrText>
            </w:r>
            <w:r>
              <w:rPr>
                <w:noProof/>
                <w:webHidden/>
              </w:rPr>
            </w:r>
          </w:ins>
          <w:r>
            <w:rPr>
              <w:noProof/>
              <w:webHidden/>
            </w:rPr>
            <w:fldChar w:fldCharType="separate"/>
          </w:r>
          <w:ins w:id="35" w:author="Christy Caudill" w:date="2014-05-01T06:51:00Z">
            <w:r>
              <w:rPr>
                <w:noProof/>
                <w:webHidden/>
              </w:rPr>
              <w:t>11</w:t>
            </w:r>
            <w:r>
              <w:rPr>
                <w:noProof/>
                <w:webHidden/>
              </w:rPr>
              <w:fldChar w:fldCharType="end"/>
            </w:r>
            <w:r w:rsidRPr="00843ADF">
              <w:rPr>
                <w:rStyle w:val="Hyperlink"/>
                <w:noProof/>
              </w:rPr>
              <w:fldChar w:fldCharType="end"/>
            </w:r>
          </w:ins>
        </w:p>
        <w:p w14:paraId="6C2213E5" w14:textId="77777777" w:rsidR="002754C4" w:rsidRDefault="002754C4">
          <w:pPr>
            <w:pStyle w:val="TOC3"/>
            <w:tabs>
              <w:tab w:val="left" w:pos="1320"/>
              <w:tab w:val="right" w:leader="dot" w:pos="9350"/>
            </w:tabs>
            <w:rPr>
              <w:ins w:id="36" w:author="Christy Caudill" w:date="2014-05-01T06:51:00Z"/>
              <w:rFonts w:asciiTheme="minorHAnsi" w:eastAsiaTheme="minorEastAsia" w:hAnsiTheme="minorHAnsi" w:cstheme="minorBidi"/>
              <w:noProof/>
              <w:sz w:val="22"/>
              <w:szCs w:val="22"/>
            </w:rPr>
          </w:pPr>
          <w:ins w:id="37"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"_Toc386690438"</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4.1.3</w:t>
            </w:r>
            <w:r>
              <w:rPr>
                <w:rFonts w:asciiTheme="minorHAnsi" w:eastAsiaTheme="minorEastAsia" w:hAnsiTheme="minorHAnsi" w:cstheme="minorBidi"/>
                <w:noProof/>
                <w:sz w:val="22"/>
                <w:szCs w:val="22"/>
              </w:rPr>
              <w:tab/>
            </w:r>
            <w:r w:rsidRPr="00843ADF">
              <w:rPr>
                <w:rStyle w:val="Hyperlink"/>
                <w:noProof/>
              </w:rPr>
              <w:t>Database and File System</w:t>
            </w:r>
            <w:r>
              <w:rPr>
                <w:noProof/>
                <w:webHidden/>
              </w:rPr>
              <w:tab/>
            </w:r>
            <w:r>
              <w:rPr>
                <w:noProof/>
                <w:webHidden/>
              </w:rPr>
              <w:fldChar w:fldCharType="begin"/>
            </w:r>
            <w:r>
              <w:rPr>
                <w:noProof/>
                <w:webHidden/>
              </w:rPr>
              <w:instrText xml:space="preserve"> PAGEREF _Toc386690438 \h </w:instrText>
            </w:r>
            <w:r>
              <w:rPr>
                <w:noProof/>
                <w:webHidden/>
              </w:rPr>
            </w:r>
          </w:ins>
          <w:r>
            <w:rPr>
              <w:noProof/>
              <w:webHidden/>
            </w:rPr>
            <w:fldChar w:fldCharType="separate"/>
          </w:r>
          <w:ins w:id="38" w:author="Christy Caudill" w:date="2014-05-01T06:51:00Z">
            <w:r>
              <w:rPr>
                <w:noProof/>
                <w:webHidden/>
              </w:rPr>
              <w:t>11</w:t>
            </w:r>
            <w:r>
              <w:rPr>
                <w:noProof/>
                <w:webHidden/>
              </w:rPr>
              <w:fldChar w:fldCharType="end"/>
            </w:r>
            <w:r w:rsidRPr="00843ADF">
              <w:rPr>
                <w:rStyle w:val="Hyperlink"/>
                <w:noProof/>
              </w:rPr>
              <w:fldChar w:fldCharType="end"/>
            </w:r>
          </w:ins>
        </w:p>
        <w:p w14:paraId="7262268F" w14:textId="77777777" w:rsidR="002754C4" w:rsidRDefault="002754C4">
          <w:pPr>
            <w:pStyle w:val="TOC3"/>
            <w:tabs>
              <w:tab w:val="left" w:pos="1320"/>
              <w:tab w:val="right" w:leader="dot" w:pos="9350"/>
            </w:tabs>
            <w:rPr>
              <w:ins w:id="39" w:author="Christy Caudill" w:date="2014-05-01T06:51:00Z"/>
              <w:rFonts w:asciiTheme="minorHAnsi" w:eastAsiaTheme="minorEastAsia" w:hAnsiTheme="minorHAnsi" w:cstheme="minorBidi"/>
              <w:noProof/>
              <w:sz w:val="22"/>
              <w:szCs w:val="22"/>
            </w:rPr>
          </w:pPr>
          <w:ins w:id="40"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"_Toc386690439"</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4.1.4</w:t>
            </w:r>
            <w:r>
              <w:rPr>
                <w:rFonts w:asciiTheme="minorHAnsi" w:eastAsiaTheme="minorEastAsia" w:hAnsiTheme="minorHAnsi" w:cstheme="minorBidi"/>
                <w:noProof/>
                <w:sz w:val="22"/>
                <w:szCs w:val="22"/>
              </w:rPr>
              <w:tab/>
            </w:r>
            <w:r w:rsidRPr="00843ADF">
              <w:rPr>
                <w:rStyle w:val="Hyperlink"/>
                <w:noProof/>
              </w:rPr>
              <w:t>Clients</w:t>
            </w:r>
            <w:r>
              <w:rPr>
                <w:noProof/>
                <w:webHidden/>
              </w:rPr>
              <w:tab/>
            </w:r>
            <w:r>
              <w:rPr>
                <w:noProof/>
                <w:webHidden/>
              </w:rPr>
              <w:fldChar w:fldCharType="begin"/>
            </w:r>
            <w:r>
              <w:rPr>
                <w:noProof/>
                <w:webHidden/>
              </w:rPr>
              <w:instrText xml:space="preserve"> PAGEREF _Toc386690439 \h </w:instrText>
            </w:r>
            <w:r>
              <w:rPr>
                <w:noProof/>
                <w:webHidden/>
              </w:rPr>
            </w:r>
          </w:ins>
          <w:r>
            <w:rPr>
              <w:noProof/>
              <w:webHidden/>
            </w:rPr>
            <w:fldChar w:fldCharType="separate"/>
          </w:r>
          <w:ins w:id="41" w:author="Christy Caudill" w:date="2014-05-01T06:51:00Z">
            <w:r>
              <w:rPr>
                <w:noProof/>
                <w:webHidden/>
              </w:rPr>
              <w:t>12</w:t>
            </w:r>
            <w:r>
              <w:rPr>
                <w:noProof/>
                <w:webHidden/>
              </w:rPr>
              <w:fldChar w:fldCharType="end"/>
            </w:r>
            <w:r w:rsidRPr="00843ADF">
              <w:rPr>
                <w:rStyle w:val="Hyperlink"/>
                <w:noProof/>
              </w:rPr>
              <w:fldChar w:fldCharType="end"/>
            </w:r>
          </w:ins>
        </w:p>
        <w:p w14:paraId="3A6E2B38" w14:textId="77777777" w:rsidR="002754C4" w:rsidRDefault="002754C4">
          <w:pPr>
            <w:pStyle w:val="TOC2"/>
            <w:tabs>
              <w:tab w:val="left" w:pos="880"/>
              <w:tab w:val="right" w:leader="dot" w:pos="9350"/>
            </w:tabs>
            <w:rPr>
              <w:ins w:id="42" w:author="Christy Caudill" w:date="2014-05-01T06:51:00Z"/>
              <w:rFonts w:asciiTheme="minorHAnsi" w:eastAsiaTheme="minorEastAsia" w:hAnsiTheme="minorHAnsi" w:cstheme="minorBidi"/>
              <w:noProof/>
              <w:sz w:val="22"/>
              <w:szCs w:val="22"/>
            </w:rPr>
          </w:pPr>
          <w:ins w:id="43"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"_Toc386690440"</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4.2</w:t>
            </w:r>
            <w:r>
              <w:rPr>
                <w:rFonts w:asciiTheme="minorHAnsi" w:eastAsiaTheme="minorEastAsia" w:hAnsiTheme="minorHAnsi" w:cstheme="minorBidi"/>
                <w:noProof/>
                <w:sz w:val="22"/>
                <w:szCs w:val="22"/>
              </w:rPr>
              <w:tab/>
            </w:r>
            <w:r w:rsidRPr="00843ADF">
              <w:rPr>
                <w:rStyle w:val="Hyperlink"/>
                <w:noProof/>
              </w:rPr>
              <w:t>System deployment</w:t>
            </w:r>
            <w:r>
              <w:rPr>
                <w:noProof/>
                <w:webHidden/>
              </w:rPr>
              <w:tab/>
            </w:r>
            <w:r>
              <w:rPr>
                <w:noProof/>
                <w:webHidden/>
              </w:rPr>
              <w:fldChar w:fldCharType="begin"/>
            </w:r>
            <w:r>
              <w:rPr>
                <w:noProof/>
                <w:webHidden/>
              </w:rPr>
              <w:instrText xml:space="preserve"> PAGEREF _Toc386690440 \h </w:instrText>
            </w:r>
            <w:r>
              <w:rPr>
                <w:noProof/>
                <w:webHidden/>
              </w:rPr>
            </w:r>
          </w:ins>
          <w:r>
            <w:rPr>
              <w:noProof/>
              <w:webHidden/>
            </w:rPr>
            <w:fldChar w:fldCharType="separate"/>
          </w:r>
          <w:ins w:id="44" w:author="Christy Caudill" w:date="2014-05-01T06:51:00Z">
            <w:r>
              <w:rPr>
                <w:noProof/>
                <w:webHidden/>
              </w:rPr>
              <w:t>12</w:t>
            </w:r>
            <w:r>
              <w:rPr>
                <w:noProof/>
                <w:webHidden/>
              </w:rPr>
              <w:fldChar w:fldCharType="end"/>
            </w:r>
            <w:r w:rsidRPr="00843ADF">
              <w:rPr>
                <w:rStyle w:val="Hyperlink"/>
                <w:noProof/>
              </w:rPr>
              <w:fldChar w:fldCharType="end"/>
            </w:r>
          </w:ins>
        </w:p>
        <w:p w14:paraId="2F7CD325" w14:textId="77777777" w:rsidR="002754C4" w:rsidRDefault="002754C4">
          <w:pPr>
            <w:pStyle w:val="TOC3"/>
            <w:tabs>
              <w:tab w:val="left" w:pos="1320"/>
              <w:tab w:val="right" w:leader="dot" w:pos="9350"/>
            </w:tabs>
            <w:rPr>
              <w:ins w:id="45" w:author="Christy Caudill" w:date="2014-05-01T06:51:00Z"/>
              <w:rFonts w:asciiTheme="minorHAnsi" w:eastAsiaTheme="minorEastAsia" w:hAnsiTheme="minorHAnsi" w:cstheme="minorBidi"/>
              <w:noProof/>
              <w:sz w:val="22"/>
              <w:szCs w:val="22"/>
            </w:rPr>
          </w:pPr>
          <w:ins w:id="46"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"_Toc386690441"</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4.2.1</w:t>
            </w:r>
            <w:r>
              <w:rPr>
                <w:rFonts w:asciiTheme="minorHAnsi" w:eastAsiaTheme="minorEastAsia" w:hAnsiTheme="minorHAnsi" w:cstheme="minorBidi"/>
                <w:noProof/>
                <w:sz w:val="22"/>
                <w:szCs w:val="22"/>
              </w:rPr>
              <w:tab/>
            </w:r>
            <w:r w:rsidRPr="00843ADF">
              <w:rPr>
                <w:rStyle w:val="Hyperlink"/>
                <w:noProof/>
              </w:rPr>
              <w:t>Nodes</w:t>
            </w:r>
            <w:r>
              <w:rPr>
                <w:noProof/>
                <w:webHidden/>
              </w:rPr>
              <w:tab/>
            </w:r>
            <w:r>
              <w:rPr>
                <w:noProof/>
                <w:webHidden/>
              </w:rPr>
              <w:fldChar w:fldCharType="begin"/>
            </w:r>
            <w:r>
              <w:rPr>
                <w:noProof/>
                <w:webHidden/>
              </w:rPr>
              <w:instrText xml:space="preserve"> PAGEREF _Toc386690441 \h </w:instrText>
            </w:r>
            <w:r>
              <w:rPr>
                <w:noProof/>
                <w:webHidden/>
              </w:rPr>
            </w:r>
          </w:ins>
          <w:r>
            <w:rPr>
              <w:noProof/>
              <w:webHidden/>
            </w:rPr>
            <w:fldChar w:fldCharType="separate"/>
          </w:r>
          <w:ins w:id="47" w:author="Christy Caudill" w:date="2014-05-01T06:51:00Z">
            <w:r>
              <w:rPr>
                <w:noProof/>
                <w:webHidden/>
              </w:rPr>
              <w:t>12</w:t>
            </w:r>
            <w:r>
              <w:rPr>
                <w:noProof/>
                <w:webHidden/>
              </w:rPr>
              <w:fldChar w:fldCharType="end"/>
            </w:r>
            <w:r w:rsidRPr="00843ADF">
              <w:rPr>
                <w:rStyle w:val="Hyperlink"/>
                <w:noProof/>
              </w:rPr>
              <w:fldChar w:fldCharType="end"/>
            </w:r>
          </w:ins>
        </w:p>
        <w:p w14:paraId="62BCF713" w14:textId="77777777" w:rsidR="002754C4" w:rsidRDefault="002754C4">
          <w:pPr>
            <w:pStyle w:val="TOC3"/>
            <w:tabs>
              <w:tab w:val="left" w:pos="1320"/>
              <w:tab w:val="right" w:leader="dot" w:pos="9350"/>
            </w:tabs>
            <w:rPr>
              <w:ins w:id="48" w:author="Christy Caudill" w:date="2014-05-01T06:51:00Z"/>
              <w:rFonts w:asciiTheme="minorHAnsi" w:eastAsiaTheme="minorEastAsia" w:hAnsiTheme="minorHAnsi" w:cstheme="minorBidi"/>
              <w:noProof/>
              <w:sz w:val="22"/>
              <w:szCs w:val="22"/>
            </w:rPr>
          </w:pPr>
          <w:ins w:id="49"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"_Toc386690442"</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4.2.2</w:t>
            </w:r>
            <w:r>
              <w:rPr>
                <w:rFonts w:asciiTheme="minorHAnsi" w:eastAsiaTheme="minorEastAsia" w:hAnsiTheme="minorHAnsi" w:cstheme="minorBidi"/>
                <w:noProof/>
                <w:sz w:val="22"/>
                <w:szCs w:val="22"/>
              </w:rPr>
              <w:tab/>
            </w:r>
            <w:r w:rsidRPr="00843ADF">
              <w:rPr>
                <w:rStyle w:val="Hyperlink"/>
                <w:noProof/>
              </w:rPr>
              <w:t>Node-In-A-Box Software Stack for Nodes and Central Aggregator</w:t>
            </w:r>
            <w:r>
              <w:rPr>
                <w:noProof/>
                <w:webHidden/>
              </w:rPr>
              <w:tab/>
            </w:r>
            <w:r>
              <w:rPr>
                <w:noProof/>
                <w:webHidden/>
              </w:rPr>
              <w:fldChar w:fldCharType="begin"/>
            </w:r>
            <w:r>
              <w:rPr>
                <w:noProof/>
                <w:webHidden/>
              </w:rPr>
              <w:instrText xml:space="preserve"> PAGEREF _Toc386690442 \h </w:instrText>
            </w:r>
            <w:r>
              <w:rPr>
                <w:noProof/>
                <w:webHidden/>
              </w:rPr>
            </w:r>
          </w:ins>
          <w:r>
            <w:rPr>
              <w:noProof/>
              <w:webHidden/>
            </w:rPr>
            <w:fldChar w:fldCharType="separate"/>
          </w:r>
          <w:ins w:id="50" w:author="Christy Caudill" w:date="2014-05-01T06:51:00Z">
            <w:r>
              <w:rPr>
                <w:noProof/>
                <w:webHidden/>
              </w:rPr>
              <w:t>13</w:t>
            </w:r>
            <w:r>
              <w:rPr>
                <w:noProof/>
                <w:webHidden/>
              </w:rPr>
              <w:fldChar w:fldCharType="end"/>
            </w:r>
            <w:r w:rsidRPr="00843ADF">
              <w:rPr>
                <w:rStyle w:val="Hyperlink"/>
                <w:noProof/>
              </w:rPr>
              <w:fldChar w:fldCharType="end"/>
            </w:r>
          </w:ins>
        </w:p>
        <w:p w14:paraId="065F7C6E" w14:textId="77777777" w:rsidR="002754C4" w:rsidRDefault="002754C4">
          <w:pPr>
            <w:pStyle w:val="TOC3"/>
            <w:tabs>
              <w:tab w:val="left" w:pos="1320"/>
              <w:tab w:val="right" w:leader="dot" w:pos="9350"/>
            </w:tabs>
            <w:rPr>
              <w:ins w:id="51" w:author="Christy Caudill" w:date="2014-05-01T06:51:00Z"/>
              <w:rFonts w:asciiTheme="minorHAnsi" w:eastAsiaTheme="minorEastAsia" w:hAnsiTheme="minorHAnsi" w:cstheme="minorBidi"/>
              <w:noProof/>
              <w:sz w:val="22"/>
              <w:szCs w:val="22"/>
            </w:rPr>
          </w:pPr>
          <w:ins w:id="52"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"_Toc386690443"</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4.2.3</w:t>
            </w:r>
            <w:r>
              <w:rPr>
                <w:rFonts w:asciiTheme="minorHAnsi" w:eastAsiaTheme="minorEastAsia" w:hAnsiTheme="minorHAnsi" w:cstheme="minorBidi"/>
                <w:noProof/>
                <w:sz w:val="22"/>
                <w:szCs w:val="22"/>
              </w:rPr>
              <w:tab/>
            </w:r>
            <w:r w:rsidRPr="00843ADF">
              <w:rPr>
                <w:rStyle w:val="Hyperlink"/>
                <w:noProof/>
              </w:rPr>
              <w:t>Software Operating System Support</w:t>
            </w:r>
            <w:r>
              <w:rPr>
                <w:noProof/>
                <w:webHidden/>
              </w:rPr>
              <w:tab/>
            </w:r>
            <w:r>
              <w:rPr>
                <w:noProof/>
                <w:webHidden/>
              </w:rPr>
              <w:fldChar w:fldCharType="begin"/>
            </w:r>
            <w:r>
              <w:rPr>
                <w:noProof/>
                <w:webHidden/>
              </w:rPr>
              <w:instrText xml:space="preserve"> PAGEREF _Toc386690443 \h </w:instrText>
            </w:r>
            <w:r>
              <w:rPr>
                <w:noProof/>
                <w:webHidden/>
              </w:rPr>
            </w:r>
          </w:ins>
          <w:r>
            <w:rPr>
              <w:noProof/>
              <w:webHidden/>
            </w:rPr>
            <w:fldChar w:fldCharType="separate"/>
          </w:r>
          <w:ins w:id="53" w:author="Christy Caudill" w:date="2014-05-01T06:51:00Z">
            <w:r>
              <w:rPr>
                <w:noProof/>
                <w:webHidden/>
              </w:rPr>
              <w:t>14</w:t>
            </w:r>
            <w:r>
              <w:rPr>
                <w:noProof/>
                <w:webHidden/>
              </w:rPr>
              <w:fldChar w:fldCharType="end"/>
            </w:r>
            <w:r w:rsidRPr="00843ADF">
              <w:rPr>
                <w:rStyle w:val="Hyperlink"/>
                <w:noProof/>
              </w:rPr>
              <w:fldChar w:fldCharType="end"/>
            </w:r>
          </w:ins>
        </w:p>
        <w:p w14:paraId="18354A5A" w14:textId="77777777" w:rsidR="002754C4" w:rsidRDefault="002754C4">
          <w:pPr>
            <w:pStyle w:val="TOC3"/>
            <w:tabs>
              <w:tab w:val="left" w:pos="1320"/>
              <w:tab w:val="right" w:leader="dot" w:pos="9350"/>
            </w:tabs>
            <w:rPr>
              <w:ins w:id="54" w:author="Christy Caudill" w:date="2014-05-01T06:51:00Z"/>
              <w:rFonts w:asciiTheme="minorHAnsi" w:eastAsiaTheme="minorEastAsia" w:hAnsiTheme="minorHAnsi" w:cstheme="minorBidi"/>
              <w:noProof/>
              <w:sz w:val="22"/>
              <w:szCs w:val="22"/>
            </w:rPr>
          </w:pPr>
          <w:ins w:id="55"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"_Toc386690444"</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4.2.4</w:t>
            </w:r>
            <w:r>
              <w:rPr>
                <w:rFonts w:asciiTheme="minorHAnsi" w:eastAsiaTheme="minorEastAsia" w:hAnsiTheme="minorHAnsi" w:cstheme="minorBidi"/>
                <w:noProof/>
                <w:sz w:val="22"/>
                <w:szCs w:val="22"/>
              </w:rPr>
              <w:tab/>
            </w:r>
            <w:r w:rsidRPr="00843ADF">
              <w:rPr>
                <w:rStyle w:val="Hyperlink"/>
                <w:noProof/>
              </w:rPr>
              <w:t>Software Base Back-end Technologies</w:t>
            </w:r>
            <w:r>
              <w:rPr>
                <w:noProof/>
                <w:webHidden/>
              </w:rPr>
              <w:tab/>
            </w:r>
            <w:r>
              <w:rPr>
                <w:noProof/>
                <w:webHidden/>
              </w:rPr>
              <w:fldChar w:fldCharType="begin"/>
            </w:r>
            <w:r>
              <w:rPr>
                <w:noProof/>
                <w:webHidden/>
              </w:rPr>
              <w:instrText xml:space="preserve"> PAGEREF _Toc386690444 \h </w:instrText>
            </w:r>
            <w:r>
              <w:rPr>
                <w:noProof/>
                <w:webHidden/>
              </w:rPr>
            </w:r>
          </w:ins>
          <w:r>
            <w:rPr>
              <w:noProof/>
              <w:webHidden/>
            </w:rPr>
            <w:fldChar w:fldCharType="separate"/>
          </w:r>
          <w:ins w:id="56" w:author="Christy Caudill" w:date="2014-05-01T06:51:00Z">
            <w:r>
              <w:rPr>
                <w:noProof/>
                <w:webHidden/>
              </w:rPr>
              <w:t>14</w:t>
            </w:r>
            <w:r>
              <w:rPr>
                <w:noProof/>
                <w:webHidden/>
              </w:rPr>
              <w:fldChar w:fldCharType="end"/>
            </w:r>
            <w:r w:rsidRPr="00843ADF">
              <w:rPr>
                <w:rStyle w:val="Hyperlink"/>
                <w:noProof/>
              </w:rPr>
              <w:fldChar w:fldCharType="end"/>
            </w:r>
          </w:ins>
        </w:p>
        <w:p w14:paraId="4F720F9F" w14:textId="77777777" w:rsidR="002754C4" w:rsidRDefault="002754C4">
          <w:pPr>
            <w:pStyle w:val="TOC3"/>
            <w:tabs>
              <w:tab w:val="left" w:pos="1320"/>
              <w:tab w:val="right" w:leader="dot" w:pos="9350"/>
            </w:tabs>
            <w:rPr>
              <w:ins w:id="57" w:author="Christy Caudill" w:date="2014-05-01T06:51:00Z"/>
              <w:rFonts w:asciiTheme="minorHAnsi" w:eastAsiaTheme="minorEastAsia" w:hAnsiTheme="minorHAnsi" w:cstheme="minorBidi"/>
              <w:noProof/>
              <w:sz w:val="22"/>
              <w:szCs w:val="22"/>
            </w:rPr>
          </w:pPr>
          <w:ins w:id="58"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"_Toc386690445"</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4.2.5</w:t>
            </w:r>
            <w:r>
              <w:rPr>
                <w:rFonts w:asciiTheme="minorHAnsi" w:eastAsiaTheme="minorEastAsia" w:hAnsiTheme="minorHAnsi" w:cstheme="minorBidi"/>
                <w:noProof/>
                <w:sz w:val="22"/>
                <w:szCs w:val="22"/>
              </w:rPr>
              <w:tab/>
            </w:r>
            <w:r w:rsidRPr="00843ADF">
              <w:rPr>
                <w:rStyle w:val="Hyperlink"/>
                <w:noProof/>
              </w:rPr>
              <w:t>Software Base Front-end Technologies</w:t>
            </w:r>
            <w:r>
              <w:rPr>
                <w:noProof/>
                <w:webHidden/>
              </w:rPr>
              <w:tab/>
            </w:r>
            <w:r>
              <w:rPr>
                <w:noProof/>
                <w:webHidden/>
              </w:rPr>
              <w:fldChar w:fldCharType="begin"/>
            </w:r>
            <w:r>
              <w:rPr>
                <w:noProof/>
                <w:webHidden/>
              </w:rPr>
              <w:instrText xml:space="preserve"> PAGEREF _Toc386690445 \h </w:instrText>
            </w:r>
            <w:r>
              <w:rPr>
                <w:noProof/>
                <w:webHidden/>
              </w:rPr>
            </w:r>
          </w:ins>
          <w:r>
            <w:rPr>
              <w:noProof/>
              <w:webHidden/>
            </w:rPr>
            <w:fldChar w:fldCharType="separate"/>
          </w:r>
          <w:ins w:id="59" w:author="Christy Caudill" w:date="2014-05-01T06:51:00Z">
            <w:r>
              <w:rPr>
                <w:noProof/>
                <w:webHidden/>
              </w:rPr>
              <w:t>14</w:t>
            </w:r>
            <w:r>
              <w:rPr>
                <w:noProof/>
                <w:webHidden/>
              </w:rPr>
              <w:fldChar w:fldCharType="end"/>
            </w:r>
            <w:r w:rsidRPr="00843ADF">
              <w:rPr>
                <w:rStyle w:val="Hyperlink"/>
                <w:noProof/>
              </w:rPr>
              <w:fldChar w:fldCharType="end"/>
            </w:r>
          </w:ins>
        </w:p>
        <w:p w14:paraId="65CE380D" w14:textId="77777777" w:rsidR="002754C4" w:rsidRDefault="002754C4">
          <w:pPr>
            <w:pStyle w:val="TOC1"/>
            <w:tabs>
              <w:tab w:val="left" w:pos="480"/>
              <w:tab w:val="right" w:leader="dot" w:pos="9350"/>
            </w:tabs>
            <w:rPr>
              <w:ins w:id="60" w:author="Christy Caudill" w:date="2014-05-01T06:51:00Z"/>
              <w:rFonts w:asciiTheme="minorHAnsi" w:eastAsiaTheme="minorEastAsia" w:hAnsiTheme="minorHAnsi" w:cstheme="minorBidi"/>
              <w:noProof/>
              <w:sz w:val="22"/>
              <w:szCs w:val="22"/>
            </w:rPr>
          </w:pPr>
          <w:ins w:id="61"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"_Toc386690446"</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5.</w:t>
            </w:r>
            <w:r>
              <w:rPr>
                <w:rFonts w:asciiTheme="minorHAnsi" w:eastAsiaTheme="minorEastAsia" w:hAnsiTheme="minorHAnsi" w:cstheme="minorBidi"/>
                <w:noProof/>
                <w:sz w:val="22"/>
                <w:szCs w:val="22"/>
              </w:rPr>
              <w:tab/>
            </w:r>
            <w:r w:rsidRPr="00843ADF">
              <w:rPr>
                <w:rStyle w:val="Hyperlink"/>
                <w:noProof/>
              </w:rPr>
              <w:t>NGDS Data Acceptance and Types</w:t>
            </w:r>
            <w:r>
              <w:rPr>
                <w:noProof/>
                <w:webHidden/>
              </w:rPr>
              <w:tab/>
            </w:r>
            <w:r>
              <w:rPr>
                <w:noProof/>
                <w:webHidden/>
              </w:rPr>
              <w:fldChar w:fldCharType="begin"/>
            </w:r>
            <w:r>
              <w:rPr>
                <w:noProof/>
                <w:webHidden/>
              </w:rPr>
              <w:instrText xml:space="preserve"> PAGEREF _Toc386690446 \h </w:instrText>
            </w:r>
            <w:r>
              <w:rPr>
                <w:noProof/>
                <w:webHidden/>
              </w:rPr>
            </w:r>
          </w:ins>
          <w:r>
            <w:rPr>
              <w:noProof/>
              <w:webHidden/>
            </w:rPr>
            <w:fldChar w:fldCharType="separate"/>
          </w:r>
          <w:ins w:id="62" w:author="Christy Caudill" w:date="2014-05-01T06:51:00Z">
            <w:r>
              <w:rPr>
                <w:noProof/>
                <w:webHidden/>
              </w:rPr>
              <w:t>15</w:t>
            </w:r>
            <w:r>
              <w:rPr>
                <w:noProof/>
                <w:webHidden/>
              </w:rPr>
              <w:fldChar w:fldCharType="end"/>
            </w:r>
            <w:r w:rsidRPr="00843ADF">
              <w:rPr>
                <w:rStyle w:val="Hyperlink"/>
                <w:noProof/>
              </w:rPr>
              <w:fldChar w:fldCharType="end"/>
            </w:r>
          </w:ins>
        </w:p>
        <w:p w14:paraId="33493D24" w14:textId="77777777" w:rsidR="002754C4" w:rsidRDefault="002754C4">
          <w:pPr>
            <w:pStyle w:val="TOC2"/>
            <w:tabs>
              <w:tab w:val="left" w:pos="1100"/>
              <w:tab w:val="right" w:leader="dot" w:pos="9350"/>
            </w:tabs>
            <w:rPr>
              <w:ins w:id="63" w:author="Christy Caudill" w:date="2014-05-01T06:51:00Z"/>
              <w:rFonts w:asciiTheme="minorHAnsi" w:eastAsiaTheme="minorEastAsia" w:hAnsiTheme="minorHAnsi" w:cstheme="minorBidi"/>
              <w:noProof/>
              <w:sz w:val="22"/>
              <w:szCs w:val="22"/>
            </w:rPr>
          </w:pPr>
          <w:ins w:id="64" w:author="Christy Caudill" w:date="2014-05-01T06:51:00Z">
            <w:r w:rsidRPr="00843ADF">
              <w:rPr>
                <w:rStyle w:val="Hyperlink"/>
                <w:noProof/>
              </w:rPr>
              <w:lastRenderedPageBreak/>
              <w:fldChar w:fldCharType="begin"/>
            </w:r>
            <w:r w:rsidRPr="00843ADF">
              <w:rPr>
                <w:rStyle w:val="Hyperlink"/>
                <w:noProof/>
              </w:rPr>
              <w:instrText xml:space="preserve"> </w:instrText>
            </w:r>
            <w:r>
              <w:rPr>
                <w:noProof/>
              </w:rPr>
              <w:instrText>HYPERLINK \l "_Toc386690447"</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5.2.5</w:t>
            </w:r>
            <w:r>
              <w:rPr>
                <w:rFonts w:asciiTheme="minorHAnsi" w:eastAsiaTheme="minorEastAsia" w:hAnsiTheme="minorHAnsi" w:cstheme="minorBidi"/>
                <w:noProof/>
                <w:sz w:val="22"/>
                <w:szCs w:val="22"/>
              </w:rPr>
              <w:tab/>
            </w:r>
            <w:r w:rsidRPr="00843ADF">
              <w:rPr>
                <w:rStyle w:val="Hyperlink"/>
                <w:noProof/>
              </w:rPr>
              <w:t>Tier 3 Interoperable Web Services</w:t>
            </w:r>
            <w:r>
              <w:rPr>
                <w:noProof/>
                <w:webHidden/>
              </w:rPr>
              <w:tab/>
            </w:r>
            <w:r>
              <w:rPr>
                <w:noProof/>
                <w:webHidden/>
              </w:rPr>
              <w:fldChar w:fldCharType="begin"/>
            </w:r>
            <w:r>
              <w:rPr>
                <w:noProof/>
                <w:webHidden/>
              </w:rPr>
              <w:instrText xml:space="preserve"> PAGEREF _Toc386690447 \h </w:instrText>
            </w:r>
            <w:r>
              <w:rPr>
                <w:noProof/>
                <w:webHidden/>
              </w:rPr>
            </w:r>
          </w:ins>
          <w:r>
            <w:rPr>
              <w:noProof/>
              <w:webHidden/>
            </w:rPr>
            <w:fldChar w:fldCharType="separate"/>
          </w:r>
          <w:ins w:id="65" w:author="Christy Caudill" w:date="2014-05-01T06:51:00Z">
            <w:r>
              <w:rPr>
                <w:noProof/>
                <w:webHidden/>
              </w:rPr>
              <w:t>15</w:t>
            </w:r>
            <w:r>
              <w:rPr>
                <w:noProof/>
                <w:webHidden/>
              </w:rPr>
              <w:fldChar w:fldCharType="end"/>
            </w:r>
            <w:r w:rsidRPr="00843ADF">
              <w:rPr>
                <w:rStyle w:val="Hyperlink"/>
                <w:noProof/>
              </w:rPr>
              <w:fldChar w:fldCharType="end"/>
            </w:r>
          </w:ins>
        </w:p>
        <w:p w14:paraId="1BBB4F91" w14:textId="77777777" w:rsidR="002754C4" w:rsidRDefault="002754C4">
          <w:pPr>
            <w:pStyle w:val="TOC2"/>
            <w:tabs>
              <w:tab w:val="left" w:pos="880"/>
              <w:tab w:val="right" w:leader="dot" w:pos="9350"/>
            </w:tabs>
            <w:rPr>
              <w:ins w:id="66" w:author="Christy Caudill" w:date="2014-05-01T06:51:00Z"/>
              <w:rFonts w:asciiTheme="minorHAnsi" w:eastAsiaTheme="minorEastAsia" w:hAnsiTheme="minorHAnsi" w:cstheme="minorBidi"/>
              <w:noProof/>
              <w:sz w:val="22"/>
              <w:szCs w:val="22"/>
            </w:rPr>
          </w:pPr>
          <w:ins w:id="67"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"_Toc386690448"</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5.2</w:t>
            </w:r>
            <w:r>
              <w:rPr>
                <w:rFonts w:asciiTheme="minorHAnsi" w:eastAsiaTheme="minorEastAsia" w:hAnsiTheme="minorHAnsi" w:cstheme="minorBidi"/>
                <w:noProof/>
                <w:sz w:val="22"/>
                <w:szCs w:val="22"/>
              </w:rPr>
              <w:tab/>
            </w:r>
            <w:r w:rsidRPr="00843ADF">
              <w:rPr>
                <w:rStyle w:val="Hyperlink"/>
                <w:noProof/>
              </w:rPr>
              <w:t>Tier 2 File based data</w:t>
            </w:r>
            <w:r>
              <w:rPr>
                <w:noProof/>
                <w:webHidden/>
              </w:rPr>
              <w:tab/>
            </w:r>
            <w:r>
              <w:rPr>
                <w:noProof/>
                <w:webHidden/>
              </w:rPr>
              <w:fldChar w:fldCharType="begin"/>
            </w:r>
            <w:r>
              <w:rPr>
                <w:noProof/>
                <w:webHidden/>
              </w:rPr>
              <w:instrText xml:space="preserve"> PAGEREF _Toc386690448 \h </w:instrText>
            </w:r>
            <w:r>
              <w:rPr>
                <w:noProof/>
                <w:webHidden/>
              </w:rPr>
            </w:r>
          </w:ins>
          <w:r>
            <w:rPr>
              <w:noProof/>
              <w:webHidden/>
            </w:rPr>
            <w:fldChar w:fldCharType="separate"/>
          </w:r>
          <w:ins w:id="68" w:author="Christy Caudill" w:date="2014-05-01T06:51:00Z">
            <w:r>
              <w:rPr>
                <w:noProof/>
                <w:webHidden/>
              </w:rPr>
              <w:t>16</w:t>
            </w:r>
            <w:r>
              <w:rPr>
                <w:noProof/>
                <w:webHidden/>
              </w:rPr>
              <w:fldChar w:fldCharType="end"/>
            </w:r>
            <w:r w:rsidRPr="00843ADF">
              <w:rPr>
                <w:rStyle w:val="Hyperlink"/>
                <w:noProof/>
              </w:rPr>
              <w:fldChar w:fldCharType="end"/>
            </w:r>
          </w:ins>
        </w:p>
        <w:p w14:paraId="7BE83E12" w14:textId="77777777" w:rsidR="002754C4" w:rsidRDefault="002754C4">
          <w:pPr>
            <w:pStyle w:val="TOC2"/>
            <w:tabs>
              <w:tab w:val="left" w:pos="880"/>
              <w:tab w:val="right" w:leader="dot" w:pos="9350"/>
            </w:tabs>
            <w:rPr>
              <w:ins w:id="69" w:author="Christy Caudill" w:date="2014-05-01T06:51:00Z"/>
              <w:rFonts w:asciiTheme="minorHAnsi" w:eastAsiaTheme="minorEastAsia" w:hAnsiTheme="minorHAnsi" w:cstheme="minorBidi"/>
              <w:noProof/>
              <w:sz w:val="22"/>
              <w:szCs w:val="22"/>
            </w:rPr>
          </w:pPr>
          <w:ins w:id="70"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"_Toc386690449"</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5.3</w:t>
            </w:r>
            <w:r>
              <w:rPr>
                <w:rFonts w:asciiTheme="minorHAnsi" w:eastAsiaTheme="minorEastAsia" w:hAnsiTheme="minorHAnsi" w:cstheme="minorBidi"/>
                <w:noProof/>
                <w:sz w:val="22"/>
                <w:szCs w:val="22"/>
              </w:rPr>
              <w:tab/>
            </w:r>
            <w:r w:rsidRPr="00843ADF">
              <w:rPr>
                <w:rStyle w:val="Hyperlink"/>
                <w:noProof/>
              </w:rPr>
              <w:t>Tier 1 Scanned data</w:t>
            </w:r>
            <w:r>
              <w:rPr>
                <w:noProof/>
                <w:webHidden/>
              </w:rPr>
              <w:tab/>
            </w:r>
            <w:r>
              <w:rPr>
                <w:noProof/>
                <w:webHidden/>
              </w:rPr>
              <w:fldChar w:fldCharType="begin"/>
            </w:r>
            <w:r>
              <w:rPr>
                <w:noProof/>
                <w:webHidden/>
              </w:rPr>
              <w:instrText xml:space="preserve"> PAGEREF _Toc386690449 \h </w:instrText>
            </w:r>
            <w:r>
              <w:rPr>
                <w:noProof/>
                <w:webHidden/>
              </w:rPr>
            </w:r>
          </w:ins>
          <w:r>
            <w:rPr>
              <w:noProof/>
              <w:webHidden/>
            </w:rPr>
            <w:fldChar w:fldCharType="separate"/>
          </w:r>
          <w:ins w:id="71" w:author="Christy Caudill" w:date="2014-05-01T06:51:00Z">
            <w:r>
              <w:rPr>
                <w:noProof/>
                <w:webHidden/>
              </w:rPr>
              <w:t>16</w:t>
            </w:r>
            <w:r>
              <w:rPr>
                <w:noProof/>
                <w:webHidden/>
              </w:rPr>
              <w:fldChar w:fldCharType="end"/>
            </w:r>
            <w:r w:rsidRPr="00843ADF">
              <w:rPr>
                <w:rStyle w:val="Hyperlink"/>
                <w:noProof/>
              </w:rPr>
              <w:fldChar w:fldCharType="end"/>
            </w:r>
          </w:ins>
        </w:p>
        <w:p w14:paraId="17A234EC" w14:textId="77777777" w:rsidR="002754C4" w:rsidRDefault="002754C4">
          <w:pPr>
            <w:pStyle w:val="TOC1"/>
            <w:tabs>
              <w:tab w:val="left" w:pos="480"/>
              <w:tab w:val="right" w:leader="dot" w:pos="9350"/>
            </w:tabs>
            <w:rPr>
              <w:ins w:id="72" w:author="Christy Caudill" w:date="2014-05-01T06:51:00Z"/>
              <w:rFonts w:asciiTheme="minorHAnsi" w:eastAsiaTheme="minorEastAsia" w:hAnsiTheme="minorHAnsi" w:cstheme="minorBidi"/>
              <w:noProof/>
              <w:sz w:val="22"/>
              <w:szCs w:val="22"/>
            </w:rPr>
          </w:pPr>
          <w:ins w:id="73"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"_Toc386690450"</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6.</w:t>
            </w:r>
            <w:r>
              <w:rPr>
                <w:rFonts w:asciiTheme="minorHAnsi" w:eastAsiaTheme="minorEastAsia" w:hAnsiTheme="minorHAnsi" w:cstheme="minorBidi"/>
                <w:noProof/>
                <w:sz w:val="22"/>
                <w:szCs w:val="22"/>
              </w:rPr>
              <w:tab/>
            </w:r>
            <w:r w:rsidRPr="00843ADF">
              <w:rPr>
                <w:rStyle w:val="Hyperlink"/>
                <w:noProof/>
              </w:rPr>
              <w:t>Summary</w:t>
            </w:r>
            <w:r>
              <w:rPr>
                <w:noProof/>
                <w:webHidden/>
              </w:rPr>
              <w:tab/>
            </w:r>
            <w:r>
              <w:rPr>
                <w:noProof/>
                <w:webHidden/>
              </w:rPr>
              <w:fldChar w:fldCharType="begin"/>
            </w:r>
            <w:r>
              <w:rPr>
                <w:noProof/>
                <w:webHidden/>
              </w:rPr>
              <w:instrText xml:space="preserve"> PAGEREF _Toc386690450 \h </w:instrText>
            </w:r>
            <w:r>
              <w:rPr>
                <w:noProof/>
                <w:webHidden/>
              </w:rPr>
            </w:r>
          </w:ins>
          <w:r>
            <w:rPr>
              <w:noProof/>
              <w:webHidden/>
            </w:rPr>
            <w:fldChar w:fldCharType="separate"/>
          </w:r>
          <w:ins w:id="74" w:author="Christy Caudill" w:date="2014-05-01T06:51:00Z">
            <w:r>
              <w:rPr>
                <w:noProof/>
                <w:webHidden/>
              </w:rPr>
              <w:t>17</w:t>
            </w:r>
            <w:r>
              <w:rPr>
                <w:noProof/>
                <w:webHidden/>
              </w:rPr>
              <w:fldChar w:fldCharType="end"/>
            </w:r>
            <w:r w:rsidRPr="00843ADF">
              <w:rPr>
                <w:rStyle w:val="Hyperlink"/>
                <w:noProof/>
              </w:rPr>
              <w:fldChar w:fldCharType="end"/>
            </w:r>
          </w:ins>
        </w:p>
        <w:p w14:paraId="44D5094A" w14:textId="77777777" w:rsidR="002754C4" w:rsidRDefault="002754C4">
          <w:pPr>
            <w:pStyle w:val="TOC1"/>
            <w:tabs>
              <w:tab w:val="left" w:pos="480"/>
              <w:tab w:val="right" w:leader="dot" w:pos="9350"/>
            </w:tabs>
            <w:rPr>
              <w:ins w:id="75" w:author="Christy Caudill" w:date="2014-05-01T06:51:00Z"/>
              <w:rFonts w:asciiTheme="minorHAnsi" w:eastAsiaTheme="minorEastAsia" w:hAnsiTheme="minorHAnsi" w:cstheme="minorBidi"/>
              <w:noProof/>
              <w:sz w:val="22"/>
              <w:szCs w:val="22"/>
            </w:rPr>
          </w:pPr>
          <w:ins w:id="76"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"_Toc386690451"</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7.</w:t>
            </w:r>
            <w:r>
              <w:rPr>
                <w:rFonts w:asciiTheme="minorHAnsi" w:eastAsiaTheme="minorEastAsia" w:hAnsiTheme="minorHAnsi" w:cstheme="minorBidi"/>
                <w:noProof/>
                <w:sz w:val="22"/>
                <w:szCs w:val="22"/>
              </w:rPr>
              <w:tab/>
            </w:r>
            <w:r w:rsidRPr="00843ADF">
              <w:rPr>
                <w:rStyle w:val="Hyperlink"/>
                <w:noProof/>
              </w:rPr>
              <w:t>Glossary</w:t>
            </w:r>
            <w:r>
              <w:rPr>
                <w:noProof/>
                <w:webHidden/>
              </w:rPr>
              <w:tab/>
            </w:r>
            <w:r>
              <w:rPr>
                <w:noProof/>
                <w:webHidden/>
              </w:rPr>
              <w:fldChar w:fldCharType="begin"/>
            </w:r>
            <w:r>
              <w:rPr>
                <w:noProof/>
                <w:webHidden/>
              </w:rPr>
              <w:instrText xml:space="preserve"> PAGEREF _Toc386690451 \h </w:instrText>
            </w:r>
            <w:r>
              <w:rPr>
                <w:noProof/>
                <w:webHidden/>
              </w:rPr>
            </w:r>
          </w:ins>
          <w:r>
            <w:rPr>
              <w:noProof/>
              <w:webHidden/>
            </w:rPr>
            <w:fldChar w:fldCharType="separate"/>
          </w:r>
          <w:ins w:id="77" w:author="Christy Caudill" w:date="2014-05-01T06:51:00Z">
            <w:r>
              <w:rPr>
                <w:noProof/>
                <w:webHidden/>
              </w:rPr>
              <w:t>17</w:t>
            </w:r>
            <w:r>
              <w:rPr>
                <w:noProof/>
                <w:webHidden/>
              </w:rPr>
              <w:fldChar w:fldCharType="end"/>
            </w:r>
            <w:r w:rsidRPr="00843ADF">
              <w:rPr>
                <w:rStyle w:val="Hyperlink"/>
                <w:noProof/>
              </w:rPr>
              <w:fldChar w:fldCharType="end"/>
            </w:r>
          </w:ins>
        </w:p>
        <w:p w14:paraId="3BD247A1" w14:textId="77777777" w:rsidR="002754C4" w:rsidRDefault="002754C4">
          <w:pPr>
            <w:pStyle w:val="TOC1"/>
            <w:tabs>
              <w:tab w:val="right" w:leader="dot" w:pos="9350"/>
            </w:tabs>
            <w:rPr>
              <w:ins w:id="78" w:author="Christy Caudill" w:date="2014-05-01T06:51:00Z"/>
              <w:rFonts w:asciiTheme="minorHAnsi" w:eastAsiaTheme="minorEastAsia" w:hAnsiTheme="minorHAnsi" w:cstheme="minorBidi"/>
              <w:noProof/>
              <w:sz w:val="22"/>
              <w:szCs w:val="22"/>
            </w:rPr>
          </w:pPr>
          <w:ins w:id="79" w:author="Christy Caudill" w:date="2014-05-01T06:51:00Z">
            <w:r w:rsidRPr="00843ADF">
              <w:rPr>
                <w:rStyle w:val="Hyperlink"/>
                <w:noProof/>
              </w:rPr>
              <w:fldChar w:fldCharType="begin"/>
            </w:r>
            <w:r w:rsidRPr="00843ADF">
              <w:rPr>
                <w:rStyle w:val="Hyperlink"/>
                <w:noProof/>
              </w:rPr>
              <w:instrText xml:space="preserve"> </w:instrText>
            </w:r>
            <w:r>
              <w:rPr>
                <w:noProof/>
              </w:rPr>
              <w:instrText>HYPERLINK \l "_Toc386690452"</w:instrText>
            </w:r>
            <w:r w:rsidRPr="00843ADF">
              <w:rPr>
                <w:rStyle w:val="Hyperlink"/>
                <w:noProof/>
              </w:rPr>
              <w:instrText xml:space="preserve"> </w:instrText>
            </w:r>
            <w:r w:rsidRPr="00843ADF">
              <w:rPr>
                <w:rStyle w:val="Hyperlink"/>
                <w:noProof/>
              </w:rPr>
            </w:r>
            <w:r w:rsidRPr="00843ADF">
              <w:rPr>
                <w:rStyle w:val="Hyperlink"/>
                <w:noProof/>
              </w:rPr>
              <w:fldChar w:fldCharType="separate"/>
            </w:r>
            <w:r w:rsidRPr="00843ADF">
              <w:rPr>
                <w:rStyle w:val="Hyperlink"/>
                <w:noProof/>
              </w:rPr>
              <w:t>References</w:t>
            </w:r>
            <w:r>
              <w:rPr>
                <w:noProof/>
                <w:webHidden/>
              </w:rPr>
              <w:tab/>
            </w:r>
            <w:r>
              <w:rPr>
                <w:noProof/>
                <w:webHidden/>
              </w:rPr>
              <w:fldChar w:fldCharType="begin"/>
            </w:r>
            <w:r>
              <w:rPr>
                <w:noProof/>
                <w:webHidden/>
              </w:rPr>
              <w:instrText xml:space="preserve"> PAGEREF _Toc386690452 \h </w:instrText>
            </w:r>
            <w:r>
              <w:rPr>
                <w:noProof/>
                <w:webHidden/>
              </w:rPr>
            </w:r>
          </w:ins>
          <w:r>
            <w:rPr>
              <w:noProof/>
              <w:webHidden/>
            </w:rPr>
            <w:fldChar w:fldCharType="separate"/>
          </w:r>
          <w:ins w:id="80" w:author="Christy Caudill" w:date="2014-05-01T06:51:00Z">
            <w:r>
              <w:rPr>
                <w:noProof/>
                <w:webHidden/>
              </w:rPr>
              <w:t>19</w:t>
            </w:r>
            <w:r>
              <w:rPr>
                <w:noProof/>
                <w:webHidden/>
              </w:rPr>
              <w:fldChar w:fldCharType="end"/>
            </w:r>
            <w:r w:rsidRPr="00843ADF">
              <w:rPr>
                <w:rStyle w:val="Hyperlink"/>
                <w:noProof/>
              </w:rPr>
              <w:fldChar w:fldCharType="end"/>
            </w:r>
          </w:ins>
        </w:p>
        <w:p w14:paraId="058225DC" w14:textId="77777777" w:rsidR="00582ED9" w:rsidDel="002754C4" w:rsidRDefault="00582ED9">
          <w:pPr>
            <w:pStyle w:val="TOC1"/>
            <w:tabs>
              <w:tab w:val="right" w:leader="dot" w:pos="9350"/>
            </w:tabs>
            <w:rPr>
              <w:del w:id="81" w:author="Christy Caudill" w:date="2014-05-01T06:51:00Z"/>
              <w:rFonts w:asciiTheme="minorHAnsi" w:eastAsiaTheme="minorEastAsia" w:hAnsiTheme="minorHAnsi" w:cstheme="minorBidi"/>
              <w:noProof/>
              <w:sz w:val="22"/>
              <w:szCs w:val="22"/>
            </w:rPr>
          </w:pPr>
          <w:del w:id="82" w:author="Christy Caudill" w:date="2014-05-01T06:51:00Z">
            <w:r w:rsidRPr="002754C4" w:rsidDel="002754C4">
              <w:rPr>
                <w:noProof/>
                <w:rPrChange w:id="83" w:author="Christy Caudill" w:date="2014-05-01T06:51:00Z">
                  <w:rPr>
                    <w:rStyle w:val="Hyperlink"/>
                    <w:noProof/>
                  </w:rPr>
                </w:rPrChange>
              </w:rPr>
              <w:delText>Introduction</w:delText>
            </w:r>
            <w:r w:rsidDel="002754C4">
              <w:rPr>
                <w:noProof/>
                <w:webHidden/>
              </w:rPr>
              <w:tab/>
              <w:delText>2</w:delText>
            </w:r>
          </w:del>
        </w:p>
        <w:p w14:paraId="6CF32B28" w14:textId="77777777" w:rsidR="00582ED9" w:rsidDel="002754C4" w:rsidRDefault="00582ED9">
          <w:pPr>
            <w:pStyle w:val="TOC1"/>
            <w:tabs>
              <w:tab w:val="right" w:leader="dot" w:pos="9350"/>
            </w:tabs>
            <w:rPr>
              <w:del w:id="84" w:author="Christy Caudill" w:date="2014-05-01T06:51:00Z"/>
              <w:rFonts w:asciiTheme="minorHAnsi" w:eastAsiaTheme="minorEastAsia" w:hAnsiTheme="minorHAnsi" w:cstheme="minorBidi"/>
              <w:noProof/>
              <w:sz w:val="22"/>
              <w:szCs w:val="22"/>
            </w:rPr>
          </w:pPr>
          <w:del w:id="85" w:author="Christy Caudill" w:date="2014-05-01T06:51:00Z">
            <w:r w:rsidRPr="002754C4" w:rsidDel="002754C4">
              <w:rPr>
                <w:noProof/>
                <w:rPrChange w:id="86" w:author="Christy Caudill" w:date="2014-05-01T06:51:00Z">
                  <w:rPr>
                    <w:rStyle w:val="Hyperlink"/>
                    <w:noProof/>
                  </w:rPr>
                </w:rPrChange>
              </w:rPr>
              <w:delText>Scope and purpose of system</w:delText>
            </w:r>
            <w:r w:rsidDel="002754C4">
              <w:rPr>
                <w:noProof/>
                <w:webHidden/>
              </w:rPr>
              <w:tab/>
              <w:delText>2</w:delText>
            </w:r>
          </w:del>
        </w:p>
        <w:p w14:paraId="47CB8D40" w14:textId="77777777" w:rsidR="00582ED9" w:rsidDel="002754C4" w:rsidRDefault="00582ED9">
          <w:pPr>
            <w:pStyle w:val="TOC1"/>
            <w:tabs>
              <w:tab w:val="right" w:leader="dot" w:pos="9350"/>
            </w:tabs>
            <w:rPr>
              <w:del w:id="87" w:author="Christy Caudill" w:date="2014-05-01T06:51:00Z"/>
              <w:rFonts w:asciiTheme="minorHAnsi" w:eastAsiaTheme="minorEastAsia" w:hAnsiTheme="minorHAnsi" w:cstheme="minorBidi"/>
              <w:noProof/>
              <w:sz w:val="22"/>
              <w:szCs w:val="22"/>
            </w:rPr>
          </w:pPr>
          <w:del w:id="88" w:author="Christy Caudill" w:date="2014-05-01T06:51:00Z">
            <w:r w:rsidRPr="002754C4" w:rsidDel="002754C4">
              <w:rPr>
                <w:noProof/>
                <w:rPrChange w:id="89" w:author="Christy Caudill" w:date="2014-05-01T06:51:00Z">
                  <w:rPr>
                    <w:rStyle w:val="Hyperlink"/>
                    <w:noProof/>
                  </w:rPr>
                </w:rPrChange>
              </w:rPr>
              <w:delText>System Technical Design principles</w:delText>
            </w:r>
            <w:r w:rsidDel="002754C4">
              <w:rPr>
                <w:noProof/>
                <w:webHidden/>
              </w:rPr>
              <w:tab/>
              <w:delText>3</w:delText>
            </w:r>
          </w:del>
        </w:p>
        <w:p w14:paraId="66F6A37E" w14:textId="77777777" w:rsidR="00582ED9" w:rsidDel="002754C4" w:rsidRDefault="00582ED9">
          <w:pPr>
            <w:pStyle w:val="TOC2"/>
            <w:tabs>
              <w:tab w:val="right" w:leader="dot" w:pos="9350"/>
            </w:tabs>
            <w:rPr>
              <w:del w:id="90" w:author="Christy Caudill" w:date="2014-05-01T06:51:00Z"/>
              <w:rFonts w:asciiTheme="minorHAnsi" w:eastAsiaTheme="minorEastAsia" w:hAnsiTheme="minorHAnsi" w:cstheme="minorBidi"/>
              <w:noProof/>
              <w:sz w:val="22"/>
              <w:szCs w:val="22"/>
            </w:rPr>
          </w:pPr>
          <w:del w:id="91" w:author="Christy Caudill" w:date="2014-05-01T06:51:00Z">
            <w:r w:rsidRPr="002754C4" w:rsidDel="002754C4">
              <w:rPr>
                <w:noProof/>
                <w:rPrChange w:id="92" w:author="Christy Caudill" w:date="2014-05-01T06:51:00Z">
                  <w:rPr>
                    <w:rStyle w:val="Hyperlink"/>
                    <w:noProof/>
                  </w:rPr>
                </w:rPrChange>
              </w:rPr>
              <w:delText>Data Access</w:delText>
            </w:r>
            <w:r w:rsidDel="002754C4">
              <w:rPr>
                <w:noProof/>
                <w:webHidden/>
              </w:rPr>
              <w:tab/>
              <w:delText>4</w:delText>
            </w:r>
          </w:del>
        </w:p>
        <w:p w14:paraId="1EEB1169" w14:textId="77777777" w:rsidR="00582ED9" w:rsidDel="002754C4" w:rsidRDefault="00582ED9">
          <w:pPr>
            <w:pStyle w:val="TOC2"/>
            <w:tabs>
              <w:tab w:val="right" w:leader="dot" w:pos="9350"/>
            </w:tabs>
            <w:rPr>
              <w:del w:id="93" w:author="Christy Caudill" w:date="2014-05-01T06:51:00Z"/>
              <w:rFonts w:asciiTheme="minorHAnsi" w:eastAsiaTheme="minorEastAsia" w:hAnsiTheme="minorHAnsi" w:cstheme="minorBidi"/>
              <w:noProof/>
              <w:sz w:val="22"/>
              <w:szCs w:val="22"/>
            </w:rPr>
          </w:pPr>
          <w:del w:id="94" w:author="Christy Caudill" w:date="2014-05-01T06:51:00Z">
            <w:r w:rsidRPr="002754C4" w:rsidDel="002754C4">
              <w:rPr>
                <w:noProof/>
                <w:rPrChange w:id="95" w:author="Christy Caudill" w:date="2014-05-01T06:51:00Z">
                  <w:rPr>
                    <w:rStyle w:val="Hyperlink"/>
                    <w:noProof/>
                  </w:rPr>
                </w:rPrChange>
              </w:rPr>
              <w:delText>Approach</w:delText>
            </w:r>
            <w:r w:rsidDel="002754C4">
              <w:rPr>
                <w:noProof/>
                <w:webHidden/>
              </w:rPr>
              <w:tab/>
              <w:delText>5</w:delText>
            </w:r>
          </w:del>
        </w:p>
        <w:p w14:paraId="3B07AD8E" w14:textId="77777777" w:rsidR="00582ED9" w:rsidDel="002754C4" w:rsidRDefault="00582ED9">
          <w:pPr>
            <w:pStyle w:val="TOC2"/>
            <w:tabs>
              <w:tab w:val="right" w:leader="dot" w:pos="9350"/>
            </w:tabs>
            <w:rPr>
              <w:del w:id="96" w:author="Christy Caudill" w:date="2014-05-01T06:51:00Z"/>
              <w:rFonts w:asciiTheme="minorHAnsi" w:eastAsiaTheme="minorEastAsia" w:hAnsiTheme="minorHAnsi" w:cstheme="minorBidi"/>
              <w:noProof/>
              <w:sz w:val="22"/>
              <w:szCs w:val="22"/>
            </w:rPr>
          </w:pPr>
          <w:del w:id="97" w:author="Christy Caudill" w:date="2014-05-01T06:51:00Z">
            <w:r w:rsidRPr="002754C4" w:rsidDel="002754C4">
              <w:rPr>
                <w:noProof/>
                <w:rPrChange w:id="98" w:author="Christy Caudill" w:date="2014-05-01T06:51:00Z">
                  <w:rPr>
                    <w:rStyle w:val="Hyperlink"/>
                    <w:noProof/>
                  </w:rPr>
                </w:rPrChange>
              </w:rPr>
              <w:delText>Requirements</w:delText>
            </w:r>
            <w:r w:rsidDel="002754C4">
              <w:rPr>
                <w:noProof/>
                <w:webHidden/>
              </w:rPr>
              <w:tab/>
              <w:delText>6</w:delText>
            </w:r>
          </w:del>
        </w:p>
        <w:p w14:paraId="3099F435" w14:textId="77777777" w:rsidR="00582ED9" w:rsidDel="002754C4" w:rsidRDefault="00582ED9">
          <w:pPr>
            <w:pStyle w:val="TOC3"/>
            <w:tabs>
              <w:tab w:val="right" w:leader="dot" w:pos="9350"/>
            </w:tabs>
            <w:rPr>
              <w:del w:id="99" w:author="Christy Caudill" w:date="2014-05-01T06:51:00Z"/>
              <w:rFonts w:asciiTheme="minorHAnsi" w:eastAsiaTheme="minorEastAsia" w:hAnsiTheme="minorHAnsi" w:cstheme="minorBidi"/>
              <w:noProof/>
              <w:sz w:val="22"/>
              <w:szCs w:val="22"/>
            </w:rPr>
          </w:pPr>
          <w:del w:id="100" w:author="Christy Caudill" w:date="2014-05-01T06:51:00Z">
            <w:r w:rsidRPr="002754C4" w:rsidDel="002754C4">
              <w:rPr>
                <w:noProof/>
                <w:rPrChange w:id="101" w:author="Christy Caudill" w:date="2014-05-01T06:51:00Z">
                  <w:rPr>
                    <w:rStyle w:val="Hyperlink"/>
                    <w:noProof/>
                  </w:rPr>
                </w:rPrChange>
              </w:rPr>
              <w:delText>Data discovery</w:delText>
            </w:r>
            <w:r w:rsidDel="002754C4">
              <w:rPr>
                <w:noProof/>
                <w:webHidden/>
              </w:rPr>
              <w:tab/>
              <w:delText>6</w:delText>
            </w:r>
          </w:del>
        </w:p>
        <w:p w14:paraId="1D3A6402" w14:textId="77777777" w:rsidR="00582ED9" w:rsidDel="002754C4" w:rsidRDefault="00582ED9">
          <w:pPr>
            <w:pStyle w:val="TOC3"/>
            <w:tabs>
              <w:tab w:val="right" w:leader="dot" w:pos="9350"/>
            </w:tabs>
            <w:rPr>
              <w:del w:id="102" w:author="Christy Caudill" w:date="2014-05-01T06:51:00Z"/>
              <w:rFonts w:asciiTheme="minorHAnsi" w:eastAsiaTheme="minorEastAsia" w:hAnsiTheme="minorHAnsi" w:cstheme="minorBidi"/>
              <w:noProof/>
              <w:sz w:val="22"/>
              <w:szCs w:val="22"/>
            </w:rPr>
          </w:pPr>
          <w:del w:id="103" w:author="Christy Caudill" w:date="2014-05-01T06:51:00Z">
            <w:r w:rsidRPr="002754C4" w:rsidDel="002754C4">
              <w:rPr>
                <w:noProof/>
                <w:rPrChange w:id="104" w:author="Christy Caudill" w:date="2014-05-01T06:51:00Z">
                  <w:rPr>
                    <w:rStyle w:val="Hyperlink"/>
                    <w:noProof/>
                  </w:rPr>
                </w:rPrChange>
              </w:rPr>
              <w:delText>System Architecture Requirements</w:delText>
            </w:r>
            <w:r w:rsidDel="002754C4">
              <w:rPr>
                <w:noProof/>
                <w:webHidden/>
              </w:rPr>
              <w:tab/>
              <w:delText>7</w:delText>
            </w:r>
          </w:del>
        </w:p>
        <w:p w14:paraId="641B5087" w14:textId="77777777" w:rsidR="00582ED9" w:rsidDel="002754C4" w:rsidRDefault="00582ED9">
          <w:pPr>
            <w:pStyle w:val="TOC1"/>
            <w:tabs>
              <w:tab w:val="right" w:leader="dot" w:pos="9350"/>
            </w:tabs>
            <w:rPr>
              <w:del w:id="105" w:author="Christy Caudill" w:date="2014-05-01T06:51:00Z"/>
              <w:rFonts w:asciiTheme="minorHAnsi" w:eastAsiaTheme="minorEastAsia" w:hAnsiTheme="minorHAnsi" w:cstheme="minorBidi"/>
              <w:noProof/>
              <w:sz w:val="22"/>
              <w:szCs w:val="22"/>
            </w:rPr>
          </w:pPr>
          <w:del w:id="106" w:author="Christy Caudill" w:date="2014-05-01T06:51:00Z">
            <w:r w:rsidRPr="002754C4" w:rsidDel="002754C4">
              <w:rPr>
                <w:noProof/>
                <w:rPrChange w:id="107" w:author="Christy Caudill" w:date="2014-05-01T06:51:00Z">
                  <w:rPr>
                    <w:rStyle w:val="Hyperlink"/>
                    <w:noProof/>
                  </w:rPr>
                </w:rPrChange>
              </w:rPr>
              <w:delText>System Architecture</w:delText>
            </w:r>
            <w:r w:rsidDel="002754C4">
              <w:rPr>
                <w:noProof/>
                <w:webHidden/>
              </w:rPr>
              <w:tab/>
              <w:delText>8</w:delText>
            </w:r>
          </w:del>
        </w:p>
        <w:p w14:paraId="06ED46E7" w14:textId="77777777" w:rsidR="00582ED9" w:rsidDel="002754C4" w:rsidRDefault="00582ED9">
          <w:pPr>
            <w:pStyle w:val="TOC2"/>
            <w:tabs>
              <w:tab w:val="right" w:leader="dot" w:pos="9350"/>
            </w:tabs>
            <w:rPr>
              <w:del w:id="108" w:author="Christy Caudill" w:date="2014-05-01T06:51:00Z"/>
              <w:rFonts w:asciiTheme="minorHAnsi" w:eastAsiaTheme="minorEastAsia" w:hAnsiTheme="minorHAnsi" w:cstheme="minorBidi"/>
              <w:noProof/>
              <w:sz w:val="22"/>
              <w:szCs w:val="22"/>
            </w:rPr>
          </w:pPr>
          <w:del w:id="109" w:author="Christy Caudill" w:date="2014-05-01T06:51:00Z">
            <w:r w:rsidRPr="002754C4" w:rsidDel="002754C4">
              <w:rPr>
                <w:noProof/>
                <w:rPrChange w:id="110" w:author="Christy Caudill" w:date="2014-05-01T06:51:00Z">
                  <w:rPr>
                    <w:rStyle w:val="Hyperlink"/>
                    <w:noProof/>
                  </w:rPr>
                </w:rPrChange>
              </w:rPr>
              <w:delText>Functional components</w:delText>
            </w:r>
            <w:r w:rsidDel="002754C4">
              <w:rPr>
                <w:noProof/>
                <w:webHidden/>
              </w:rPr>
              <w:tab/>
              <w:delText>9</w:delText>
            </w:r>
          </w:del>
        </w:p>
        <w:p w14:paraId="57C5C90F" w14:textId="77777777" w:rsidR="00582ED9" w:rsidDel="002754C4" w:rsidRDefault="00582ED9">
          <w:pPr>
            <w:pStyle w:val="TOC3"/>
            <w:tabs>
              <w:tab w:val="right" w:leader="dot" w:pos="9350"/>
            </w:tabs>
            <w:rPr>
              <w:del w:id="111" w:author="Christy Caudill" w:date="2014-05-01T06:51:00Z"/>
              <w:rFonts w:asciiTheme="minorHAnsi" w:eastAsiaTheme="minorEastAsia" w:hAnsiTheme="minorHAnsi" w:cstheme="minorBidi"/>
              <w:noProof/>
              <w:sz w:val="22"/>
              <w:szCs w:val="22"/>
            </w:rPr>
          </w:pPr>
          <w:del w:id="112" w:author="Christy Caudill" w:date="2014-05-01T06:51:00Z">
            <w:r w:rsidRPr="002754C4" w:rsidDel="002754C4">
              <w:rPr>
                <w:noProof/>
                <w:rPrChange w:id="113" w:author="Christy Caudill" w:date="2014-05-01T06:51:00Z">
                  <w:rPr>
                    <w:rStyle w:val="Hyperlink"/>
                    <w:noProof/>
                  </w:rPr>
                </w:rPrChange>
              </w:rPr>
              <w:delText>Catalog</w:delText>
            </w:r>
            <w:r w:rsidDel="002754C4">
              <w:rPr>
                <w:noProof/>
                <w:webHidden/>
              </w:rPr>
              <w:tab/>
              <w:delText>9</w:delText>
            </w:r>
          </w:del>
        </w:p>
        <w:p w14:paraId="59BF26AE" w14:textId="77777777" w:rsidR="00582ED9" w:rsidDel="002754C4" w:rsidRDefault="00582ED9">
          <w:pPr>
            <w:pStyle w:val="TOC3"/>
            <w:tabs>
              <w:tab w:val="right" w:leader="dot" w:pos="9350"/>
            </w:tabs>
            <w:rPr>
              <w:del w:id="114" w:author="Christy Caudill" w:date="2014-05-01T06:51:00Z"/>
              <w:rFonts w:asciiTheme="minorHAnsi" w:eastAsiaTheme="minorEastAsia" w:hAnsiTheme="minorHAnsi" w:cstheme="minorBidi"/>
              <w:noProof/>
              <w:sz w:val="22"/>
              <w:szCs w:val="22"/>
            </w:rPr>
          </w:pPr>
          <w:del w:id="115" w:author="Christy Caudill" w:date="2014-05-01T06:51:00Z">
            <w:r w:rsidRPr="002754C4" w:rsidDel="002754C4">
              <w:rPr>
                <w:noProof/>
                <w:rPrChange w:id="116" w:author="Christy Caudill" w:date="2014-05-01T06:51:00Z">
                  <w:rPr>
                    <w:rStyle w:val="Hyperlink"/>
                    <w:noProof/>
                  </w:rPr>
                </w:rPrChange>
              </w:rPr>
              <w:delText>Data Servers</w:delText>
            </w:r>
            <w:r w:rsidDel="002754C4">
              <w:rPr>
                <w:noProof/>
                <w:webHidden/>
              </w:rPr>
              <w:tab/>
              <w:delText>11</w:delText>
            </w:r>
          </w:del>
        </w:p>
        <w:p w14:paraId="153BC013" w14:textId="77777777" w:rsidR="00582ED9" w:rsidDel="002754C4" w:rsidRDefault="00582ED9">
          <w:pPr>
            <w:pStyle w:val="TOC3"/>
            <w:tabs>
              <w:tab w:val="right" w:leader="dot" w:pos="9350"/>
            </w:tabs>
            <w:rPr>
              <w:del w:id="117" w:author="Christy Caudill" w:date="2014-05-01T06:51:00Z"/>
              <w:rFonts w:asciiTheme="minorHAnsi" w:eastAsiaTheme="minorEastAsia" w:hAnsiTheme="minorHAnsi" w:cstheme="minorBidi"/>
              <w:noProof/>
              <w:sz w:val="22"/>
              <w:szCs w:val="22"/>
            </w:rPr>
          </w:pPr>
          <w:del w:id="118" w:author="Christy Caudill" w:date="2014-05-01T06:51:00Z">
            <w:r w:rsidRPr="002754C4" w:rsidDel="002754C4">
              <w:rPr>
                <w:noProof/>
                <w:rPrChange w:id="119" w:author="Christy Caudill" w:date="2014-05-01T06:51:00Z">
                  <w:rPr>
                    <w:rStyle w:val="Hyperlink"/>
                    <w:noProof/>
                  </w:rPr>
                </w:rPrChange>
              </w:rPr>
              <w:delText>Database and File System</w:delText>
            </w:r>
            <w:r w:rsidDel="002754C4">
              <w:rPr>
                <w:noProof/>
                <w:webHidden/>
              </w:rPr>
              <w:tab/>
              <w:delText>11</w:delText>
            </w:r>
          </w:del>
        </w:p>
        <w:p w14:paraId="30444ABB" w14:textId="77777777" w:rsidR="00582ED9" w:rsidDel="002754C4" w:rsidRDefault="00582ED9">
          <w:pPr>
            <w:pStyle w:val="TOC3"/>
            <w:tabs>
              <w:tab w:val="right" w:leader="dot" w:pos="9350"/>
            </w:tabs>
            <w:rPr>
              <w:del w:id="120" w:author="Christy Caudill" w:date="2014-05-01T06:51:00Z"/>
              <w:rFonts w:asciiTheme="minorHAnsi" w:eastAsiaTheme="minorEastAsia" w:hAnsiTheme="minorHAnsi" w:cstheme="minorBidi"/>
              <w:noProof/>
              <w:sz w:val="22"/>
              <w:szCs w:val="22"/>
            </w:rPr>
          </w:pPr>
          <w:del w:id="121" w:author="Christy Caudill" w:date="2014-05-01T06:51:00Z">
            <w:r w:rsidRPr="002754C4" w:rsidDel="002754C4">
              <w:rPr>
                <w:noProof/>
                <w:rPrChange w:id="122" w:author="Christy Caudill" w:date="2014-05-01T06:51:00Z">
                  <w:rPr>
                    <w:rStyle w:val="Hyperlink"/>
                    <w:noProof/>
                  </w:rPr>
                </w:rPrChange>
              </w:rPr>
              <w:delText>Clients</w:delText>
            </w:r>
            <w:r w:rsidDel="002754C4">
              <w:rPr>
                <w:noProof/>
                <w:webHidden/>
              </w:rPr>
              <w:tab/>
              <w:delText>12</w:delText>
            </w:r>
          </w:del>
        </w:p>
        <w:p w14:paraId="46F3B9C1" w14:textId="77777777" w:rsidR="00582ED9" w:rsidDel="002754C4" w:rsidRDefault="00582ED9">
          <w:pPr>
            <w:pStyle w:val="TOC2"/>
            <w:tabs>
              <w:tab w:val="right" w:leader="dot" w:pos="9350"/>
            </w:tabs>
            <w:rPr>
              <w:del w:id="123" w:author="Christy Caudill" w:date="2014-05-01T06:51:00Z"/>
              <w:rFonts w:asciiTheme="minorHAnsi" w:eastAsiaTheme="minorEastAsia" w:hAnsiTheme="minorHAnsi" w:cstheme="minorBidi"/>
              <w:noProof/>
              <w:sz w:val="22"/>
              <w:szCs w:val="22"/>
            </w:rPr>
          </w:pPr>
          <w:del w:id="124" w:author="Christy Caudill" w:date="2014-05-01T06:51:00Z">
            <w:r w:rsidRPr="002754C4" w:rsidDel="002754C4">
              <w:rPr>
                <w:noProof/>
                <w:rPrChange w:id="125" w:author="Christy Caudill" w:date="2014-05-01T06:51:00Z">
                  <w:rPr>
                    <w:rStyle w:val="Hyperlink"/>
                    <w:noProof/>
                  </w:rPr>
                </w:rPrChange>
              </w:rPr>
              <w:delText>System deployment</w:delText>
            </w:r>
            <w:r w:rsidDel="002754C4">
              <w:rPr>
                <w:noProof/>
                <w:webHidden/>
              </w:rPr>
              <w:tab/>
              <w:delText>12</w:delText>
            </w:r>
          </w:del>
        </w:p>
        <w:p w14:paraId="0F2A0871" w14:textId="77777777" w:rsidR="00582ED9" w:rsidDel="002754C4" w:rsidRDefault="00582ED9">
          <w:pPr>
            <w:pStyle w:val="TOC3"/>
            <w:tabs>
              <w:tab w:val="right" w:leader="dot" w:pos="9350"/>
            </w:tabs>
            <w:rPr>
              <w:del w:id="126" w:author="Christy Caudill" w:date="2014-05-01T06:51:00Z"/>
              <w:rFonts w:asciiTheme="minorHAnsi" w:eastAsiaTheme="minorEastAsia" w:hAnsiTheme="minorHAnsi" w:cstheme="minorBidi"/>
              <w:noProof/>
              <w:sz w:val="22"/>
              <w:szCs w:val="22"/>
            </w:rPr>
          </w:pPr>
          <w:del w:id="127" w:author="Christy Caudill" w:date="2014-05-01T06:51:00Z">
            <w:r w:rsidRPr="002754C4" w:rsidDel="002754C4">
              <w:rPr>
                <w:noProof/>
                <w:rPrChange w:id="128" w:author="Christy Caudill" w:date="2014-05-01T06:51:00Z">
                  <w:rPr>
                    <w:rStyle w:val="Hyperlink"/>
                    <w:noProof/>
                  </w:rPr>
                </w:rPrChange>
              </w:rPr>
              <w:delText>Nodes</w:delText>
            </w:r>
            <w:r w:rsidDel="002754C4">
              <w:rPr>
                <w:noProof/>
                <w:webHidden/>
              </w:rPr>
              <w:tab/>
              <w:delText>12</w:delText>
            </w:r>
          </w:del>
        </w:p>
        <w:p w14:paraId="5A929D08" w14:textId="77777777" w:rsidR="00582ED9" w:rsidDel="002754C4" w:rsidRDefault="00582ED9">
          <w:pPr>
            <w:pStyle w:val="TOC3"/>
            <w:tabs>
              <w:tab w:val="right" w:leader="dot" w:pos="9350"/>
            </w:tabs>
            <w:rPr>
              <w:del w:id="129" w:author="Christy Caudill" w:date="2014-05-01T06:51:00Z"/>
              <w:rFonts w:asciiTheme="minorHAnsi" w:eastAsiaTheme="minorEastAsia" w:hAnsiTheme="minorHAnsi" w:cstheme="minorBidi"/>
              <w:noProof/>
              <w:sz w:val="22"/>
              <w:szCs w:val="22"/>
            </w:rPr>
          </w:pPr>
          <w:del w:id="130" w:author="Christy Caudill" w:date="2014-05-01T06:51:00Z">
            <w:r w:rsidRPr="002754C4" w:rsidDel="002754C4">
              <w:rPr>
                <w:noProof/>
                <w:rPrChange w:id="131" w:author="Christy Caudill" w:date="2014-05-01T06:51:00Z">
                  <w:rPr>
                    <w:rStyle w:val="Hyperlink"/>
                    <w:noProof/>
                  </w:rPr>
                </w:rPrChange>
              </w:rPr>
              <w:delText>Node-In-A-Box Software Stack for Nodes and Central Aggregator</w:delText>
            </w:r>
            <w:r w:rsidDel="002754C4">
              <w:rPr>
                <w:noProof/>
                <w:webHidden/>
              </w:rPr>
              <w:tab/>
              <w:delText>13</w:delText>
            </w:r>
          </w:del>
        </w:p>
        <w:p w14:paraId="459F2EC5" w14:textId="77777777" w:rsidR="00582ED9" w:rsidDel="002754C4" w:rsidRDefault="00582ED9">
          <w:pPr>
            <w:pStyle w:val="TOC3"/>
            <w:tabs>
              <w:tab w:val="right" w:leader="dot" w:pos="9350"/>
            </w:tabs>
            <w:rPr>
              <w:del w:id="132" w:author="Christy Caudill" w:date="2014-05-01T06:51:00Z"/>
              <w:rFonts w:asciiTheme="minorHAnsi" w:eastAsiaTheme="minorEastAsia" w:hAnsiTheme="minorHAnsi" w:cstheme="minorBidi"/>
              <w:noProof/>
              <w:sz w:val="22"/>
              <w:szCs w:val="22"/>
            </w:rPr>
          </w:pPr>
          <w:del w:id="133" w:author="Christy Caudill" w:date="2014-05-01T06:51:00Z">
            <w:r w:rsidRPr="002754C4" w:rsidDel="002754C4">
              <w:rPr>
                <w:noProof/>
                <w:rPrChange w:id="134" w:author="Christy Caudill" w:date="2014-05-01T06:51:00Z">
                  <w:rPr>
                    <w:rStyle w:val="Hyperlink"/>
                    <w:noProof/>
                  </w:rPr>
                </w:rPrChange>
              </w:rPr>
              <w:delText>Software Operating System Support</w:delText>
            </w:r>
            <w:r w:rsidDel="002754C4">
              <w:rPr>
                <w:noProof/>
                <w:webHidden/>
              </w:rPr>
              <w:tab/>
              <w:delText>14</w:delText>
            </w:r>
          </w:del>
        </w:p>
        <w:p w14:paraId="06D226DE" w14:textId="77777777" w:rsidR="00582ED9" w:rsidDel="002754C4" w:rsidRDefault="00582ED9">
          <w:pPr>
            <w:pStyle w:val="TOC3"/>
            <w:tabs>
              <w:tab w:val="right" w:leader="dot" w:pos="9350"/>
            </w:tabs>
            <w:rPr>
              <w:del w:id="135" w:author="Christy Caudill" w:date="2014-05-01T06:51:00Z"/>
              <w:rFonts w:asciiTheme="minorHAnsi" w:eastAsiaTheme="minorEastAsia" w:hAnsiTheme="minorHAnsi" w:cstheme="minorBidi"/>
              <w:noProof/>
              <w:sz w:val="22"/>
              <w:szCs w:val="22"/>
            </w:rPr>
          </w:pPr>
          <w:del w:id="136" w:author="Christy Caudill" w:date="2014-05-01T06:51:00Z">
            <w:r w:rsidRPr="002754C4" w:rsidDel="002754C4">
              <w:rPr>
                <w:noProof/>
                <w:rPrChange w:id="137" w:author="Christy Caudill" w:date="2014-05-01T06:51:00Z">
                  <w:rPr>
                    <w:rStyle w:val="Hyperlink"/>
                    <w:noProof/>
                  </w:rPr>
                </w:rPrChange>
              </w:rPr>
              <w:delText>Software Base Back-end Technologies</w:delText>
            </w:r>
            <w:r w:rsidDel="002754C4">
              <w:rPr>
                <w:noProof/>
                <w:webHidden/>
              </w:rPr>
              <w:tab/>
              <w:delText>14</w:delText>
            </w:r>
          </w:del>
        </w:p>
        <w:p w14:paraId="4729CA52" w14:textId="77777777" w:rsidR="00582ED9" w:rsidDel="002754C4" w:rsidRDefault="00582ED9">
          <w:pPr>
            <w:pStyle w:val="TOC3"/>
            <w:tabs>
              <w:tab w:val="right" w:leader="dot" w:pos="9350"/>
            </w:tabs>
            <w:rPr>
              <w:del w:id="138" w:author="Christy Caudill" w:date="2014-05-01T06:51:00Z"/>
              <w:rFonts w:asciiTheme="minorHAnsi" w:eastAsiaTheme="minorEastAsia" w:hAnsiTheme="minorHAnsi" w:cstheme="minorBidi"/>
              <w:noProof/>
              <w:sz w:val="22"/>
              <w:szCs w:val="22"/>
            </w:rPr>
          </w:pPr>
          <w:del w:id="139" w:author="Christy Caudill" w:date="2014-05-01T06:51:00Z">
            <w:r w:rsidRPr="002754C4" w:rsidDel="002754C4">
              <w:rPr>
                <w:noProof/>
                <w:rPrChange w:id="140" w:author="Christy Caudill" w:date="2014-05-01T06:51:00Z">
                  <w:rPr>
                    <w:rStyle w:val="Hyperlink"/>
                    <w:noProof/>
                  </w:rPr>
                </w:rPrChange>
              </w:rPr>
              <w:delText>Software Base Front-end Technologies</w:delText>
            </w:r>
            <w:r w:rsidDel="002754C4">
              <w:rPr>
                <w:noProof/>
                <w:webHidden/>
              </w:rPr>
              <w:tab/>
              <w:delText>14</w:delText>
            </w:r>
          </w:del>
        </w:p>
        <w:p w14:paraId="2943840E" w14:textId="77777777" w:rsidR="00582ED9" w:rsidDel="002754C4" w:rsidRDefault="00582ED9">
          <w:pPr>
            <w:pStyle w:val="TOC1"/>
            <w:tabs>
              <w:tab w:val="right" w:leader="dot" w:pos="9350"/>
            </w:tabs>
            <w:rPr>
              <w:del w:id="141" w:author="Christy Caudill" w:date="2014-05-01T06:51:00Z"/>
              <w:rFonts w:asciiTheme="minorHAnsi" w:eastAsiaTheme="minorEastAsia" w:hAnsiTheme="minorHAnsi" w:cstheme="minorBidi"/>
              <w:noProof/>
              <w:sz w:val="22"/>
              <w:szCs w:val="22"/>
            </w:rPr>
          </w:pPr>
          <w:del w:id="142" w:author="Christy Caudill" w:date="2014-05-01T06:51:00Z">
            <w:r w:rsidRPr="002754C4" w:rsidDel="002754C4">
              <w:rPr>
                <w:noProof/>
                <w:rPrChange w:id="143" w:author="Christy Caudill" w:date="2014-05-01T06:51:00Z">
                  <w:rPr>
                    <w:rStyle w:val="Hyperlink"/>
                    <w:noProof/>
                  </w:rPr>
                </w:rPrChange>
              </w:rPr>
              <w:delText>NGDS Data Acceptance and Types</w:delText>
            </w:r>
            <w:r w:rsidDel="002754C4">
              <w:rPr>
                <w:noProof/>
                <w:webHidden/>
              </w:rPr>
              <w:tab/>
              <w:delText>15</w:delText>
            </w:r>
          </w:del>
        </w:p>
        <w:p w14:paraId="1E2DE5E1" w14:textId="77777777" w:rsidR="00582ED9" w:rsidDel="002754C4" w:rsidRDefault="00582ED9">
          <w:pPr>
            <w:pStyle w:val="TOC2"/>
            <w:tabs>
              <w:tab w:val="right" w:leader="dot" w:pos="9350"/>
            </w:tabs>
            <w:rPr>
              <w:del w:id="144" w:author="Christy Caudill" w:date="2014-05-01T06:51:00Z"/>
              <w:rFonts w:asciiTheme="minorHAnsi" w:eastAsiaTheme="minorEastAsia" w:hAnsiTheme="minorHAnsi" w:cstheme="minorBidi"/>
              <w:noProof/>
              <w:sz w:val="22"/>
              <w:szCs w:val="22"/>
            </w:rPr>
          </w:pPr>
          <w:del w:id="145" w:author="Christy Caudill" w:date="2014-05-01T06:51:00Z">
            <w:r w:rsidRPr="002754C4" w:rsidDel="002754C4">
              <w:rPr>
                <w:noProof/>
                <w:rPrChange w:id="146" w:author="Christy Caudill" w:date="2014-05-01T06:51:00Z">
                  <w:rPr>
                    <w:rStyle w:val="Hyperlink"/>
                    <w:noProof/>
                  </w:rPr>
                </w:rPrChange>
              </w:rPr>
              <w:delText>Tier 3 Interoperable Web Services</w:delText>
            </w:r>
            <w:r w:rsidDel="002754C4">
              <w:rPr>
                <w:noProof/>
                <w:webHidden/>
              </w:rPr>
              <w:tab/>
              <w:delText>15</w:delText>
            </w:r>
          </w:del>
        </w:p>
        <w:p w14:paraId="61D8A594" w14:textId="77777777" w:rsidR="00582ED9" w:rsidDel="002754C4" w:rsidRDefault="00582ED9">
          <w:pPr>
            <w:pStyle w:val="TOC2"/>
            <w:tabs>
              <w:tab w:val="right" w:leader="dot" w:pos="9350"/>
            </w:tabs>
            <w:rPr>
              <w:del w:id="147" w:author="Christy Caudill" w:date="2014-05-01T06:51:00Z"/>
              <w:rFonts w:asciiTheme="minorHAnsi" w:eastAsiaTheme="minorEastAsia" w:hAnsiTheme="minorHAnsi" w:cstheme="minorBidi"/>
              <w:noProof/>
              <w:sz w:val="22"/>
              <w:szCs w:val="22"/>
            </w:rPr>
          </w:pPr>
          <w:del w:id="148" w:author="Christy Caudill" w:date="2014-05-01T06:51:00Z">
            <w:r w:rsidRPr="002754C4" w:rsidDel="002754C4">
              <w:rPr>
                <w:noProof/>
                <w:rPrChange w:id="149" w:author="Christy Caudill" w:date="2014-05-01T06:51:00Z">
                  <w:rPr>
                    <w:rStyle w:val="Hyperlink"/>
                    <w:noProof/>
                  </w:rPr>
                </w:rPrChange>
              </w:rPr>
              <w:delText>Tier 2 File based data</w:delText>
            </w:r>
            <w:r w:rsidDel="002754C4">
              <w:rPr>
                <w:noProof/>
                <w:webHidden/>
              </w:rPr>
              <w:tab/>
              <w:delText>16</w:delText>
            </w:r>
          </w:del>
        </w:p>
        <w:p w14:paraId="4F550B7C" w14:textId="77777777" w:rsidR="00582ED9" w:rsidDel="002754C4" w:rsidRDefault="00582ED9">
          <w:pPr>
            <w:pStyle w:val="TOC2"/>
            <w:tabs>
              <w:tab w:val="right" w:leader="dot" w:pos="9350"/>
            </w:tabs>
            <w:rPr>
              <w:del w:id="150" w:author="Christy Caudill" w:date="2014-05-01T06:51:00Z"/>
              <w:rFonts w:asciiTheme="minorHAnsi" w:eastAsiaTheme="minorEastAsia" w:hAnsiTheme="minorHAnsi" w:cstheme="minorBidi"/>
              <w:noProof/>
              <w:sz w:val="22"/>
              <w:szCs w:val="22"/>
            </w:rPr>
          </w:pPr>
          <w:del w:id="151" w:author="Christy Caudill" w:date="2014-05-01T06:51:00Z">
            <w:r w:rsidRPr="002754C4" w:rsidDel="002754C4">
              <w:rPr>
                <w:noProof/>
                <w:rPrChange w:id="152" w:author="Christy Caudill" w:date="2014-05-01T06:51:00Z">
                  <w:rPr>
                    <w:rStyle w:val="Hyperlink"/>
                    <w:noProof/>
                  </w:rPr>
                </w:rPrChange>
              </w:rPr>
              <w:delText>Tier 1 Scanned data</w:delText>
            </w:r>
            <w:r w:rsidDel="002754C4">
              <w:rPr>
                <w:noProof/>
                <w:webHidden/>
              </w:rPr>
              <w:tab/>
              <w:delText>16</w:delText>
            </w:r>
          </w:del>
        </w:p>
        <w:p w14:paraId="0CA68365" w14:textId="77777777" w:rsidR="00582ED9" w:rsidDel="002754C4" w:rsidRDefault="00582ED9">
          <w:pPr>
            <w:pStyle w:val="TOC1"/>
            <w:tabs>
              <w:tab w:val="right" w:leader="dot" w:pos="9350"/>
            </w:tabs>
            <w:rPr>
              <w:del w:id="153" w:author="Christy Caudill" w:date="2014-05-01T06:51:00Z"/>
              <w:rFonts w:asciiTheme="minorHAnsi" w:eastAsiaTheme="minorEastAsia" w:hAnsiTheme="minorHAnsi" w:cstheme="minorBidi"/>
              <w:noProof/>
              <w:sz w:val="22"/>
              <w:szCs w:val="22"/>
            </w:rPr>
          </w:pPr>
          <w:del w:id="154" w:author="Christy Caudill" w:date="2014-05-01T06:51:00Z">
            <w:r w:rsidRPr="002754C4" w:rsidDel="002754C4">
              <w:rPr>
                <w:noProof/>
                <w:rPrChange w:id="155" w:author="Christy Caudill" w:date="2014-05-01T06:51:00Z">
                  <w:rPr>
                    <w:rStyle w:val="Hyperlink"/>
                    <w:noProof/>
                  </w:rPr>
                </w:rPrChange>
              </w:rPr>
              <w:delText>Summary</w:delText>
            </w:r>
            <w:r w:rsidDel="002754C4">
              <w:rPr>
                <w:noProof/>
                <w:webHidden/>
              </w:rPr>
              <w:tab/>
              <w:delText>16</w:delText>
            </w:r>
          </w:del>
        </w:p>
        <w:p w14:paraId="6B0B6A05" w14:textId="77777777" w:rsidR="00582ED9" w:rsidDel="002754C4" w:rsidRDefault="00582ED9">
          <w:pPr>
            <w:pStyle w:val="TOC1"/>
            <w:tabs>
              <w:tab w:val="right" w:leader="dot" w:pos="9350"/>
            </w:tabs>
            <w:rPr>
              <w:del w:id="156" w:author="Christy Caudill" w:date="2014-05-01T06:51:00Z"/>
              <w:rFonts w:asciiTheme="minorHAnsi" w:eastAsiaTheme="minorEastAsia" w:hAnsiTheme="minorHAnsi" w:cstheme="minorBidi"/>
              <w:noProof/>
              <w:sz w:val="22"/>
              <w:szCs w:val="22"/>
            </w:rPr>
          </w:pPr>
          <w:del w:id="157" w:author="Christy Caudill" w:date="2014-05-01T06:51:00Z">
            <w:r w:rsidRPr="002754C4" w:rsidDel="002754C4">
              <w:rPr>
                <w:noProof/>
                <w:rPrChange w:id="158" w:author="Christy Caudill" w:date="2014-05-01T06:51:00Z">
                  <w:rPr>
                    <w:rStyle w:val="Hyperlink"/>
                    <w:noProof/>
                  </w:rPr>
                </w:rPrChange>
              </w:rPr>
              <w:delText>Glossary</w:delText>
            </w:r>
            <w:r w:rsidDel="002754C4">
              <w:rPr>
                <w:noProof/>
                <w:webHidden/>
              </w:rPr>
              <w:tab/>
              <w:delText>17</w:delText>
            </w:r>
          </w:del>
        </w:p>
        <w:p w14:paraId="2FEF21BA" w14:textId="77777777" w:rsidR="00582ED9" w:rsidDel="002754C4" w:rsidRDefault="00582ED9">
          <w:pPr>
            <w:pStyle w:val="TOC1"/>
            <w:tabs>
              <w:tab w:val="right" w:leader="dot" w:pos="9350"/>
            </w:tabs>
            <w:rPr>
              <w:del w:id="159" w:author="Christy Caudill" w:date="2014-05-01T06:51:00Z"/>
              <w:rFonts w:asciiTheme="minorHAnsi" w:eastAsiaTheme="minorEastAsia" w:hAnsiTheme="minorHAnsi" w:cstheme="minorBidi"/>
              <w:noProof/>
              <w:sz w:val="22"/>
              <w:szCs w:val="22"/>
            </w:rPr>
          </w:pPr>
          <w:del w:id="160" w:author="Christy Caudill" w:date="2014-05-01T06:51:00Z">
            <w:r w:rsidRPr="002754C4" w:rsidDel="002754C4">
              <w:rPr>
                <w:noProof/>
                <w:rPrChange w:id="161" w:author="Christy Caudill" w:date="2014-05-01T06:51:00Z">
                  <w:rPr>
                    <w:rStyle w:val="Hyperlink"/>
                    <w:noProof/>
                  </w:rPr>
                </w:rPrChange>
              </w:rPr>
              <w:delText>References</w:delText>
            </w:r>
            <w:r w:rsidDel="002754C4">
              <w:rPr>
                <w:noProof/>
                <w:webHidden/>
              </w:rPr>
              <w:tab/>
              <w:delText>19</w:delText>
            </w:r>
          </w:del>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1F5274">
      <w:pPr>
        <w:pStyle w:val="Heading1"/>
        <w:numPr>
          <w:ilvl w:val="0"/>
          <w:numId w:val="28"/>
        </w:numPr>
        <w:rPr>
          <w:rFonts w:ascii="Times New Roman" w:hAnsi="Times New Roman"/>
        </w:rPr>
        <w:pPrChange w:id="162" w:author="Christy Caudill" w:date="2014-05-01T06:35:00Z">
          <w:pPr>
            <w:pStyle w:val="Heading1"/>
          </w:pPr>
        </w:pPrChange>
      </w:pPr>
      <w:bookmarkStart w:id="163" w:name="_Toc386690425"/>
      <w:r w:rsidRPr="00D40363">
        <w:rPr>
          <w:rFonts w:ascii="Times New Roman" w:hAnsi="Times New Roman"/>
        </w:rPr>
        <w:t>Introduction</w:t>
      </w:r>
      <w:bookmarkEnd w:id="163"/>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78F7B4ED" w:rsidR="004048C6" w:rsidRPr="00D40363" w:rsidRDefault="004048C6" w:rsidP="00B265A6">
      <w:r w:rsidRPr="00D40363">
        <w:t xml:space="preserve">This document includes an introductory section discussing the scope of the system based on the original </w:t>
      </w:r>
      <w:r w:rsidR="00584CE2" w:rsidRPr="00D40363">
        <w:t>Department of Energy Funding Opportunity Announcemnt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1F5274">
      <w:pPr>
        <w:pStyle w:val="Heading1"/>
        <w:numPr>
          <w:ilvl w:val="0"/>
          <w:numId w:val="28"/>
        </w:numPr>
        <w:rPr>
          <w:rFonts w:ascii="Times New Roman" w:hAnsi="Times New Roman"/>
        </w:rPr>
        <w:pPrChange w:id="164" w:author="Christy Caudill" w:date="2014-05-01T06:35:00Z">
          <w:pPr>
            <w:pStyle w:val="Heading1"/>
          </w:pPr>
        </w:pPrChange>
      </w:pPr>
      <w:bookmarkStart w:id="165" w:name="_Toc386690426"/>
      <w:r w:rsidRPr="00D40363">
        <w:rPr>
          <w:rFonts w:ascii="Times New Roman" w:hAnsi="Times New Roman"/>
        </w:rPr>
        <w:t>Scope and purpose of system</w:t>
      </w:r>
      <w:bookmarkEnd w:id="165"/>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lastRenderedPageBreak/>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1F5274">
      <w:pPr>
        <w:pStyle w:val="Heading1"/>
        <w:numPr>
          <w:ilvl w:val="0"/>
          <w:numId w:val="28"/>
        </w:numPr>
        <w:rPr>
          <w:rFonts w:ascii="Times New Roman" w:hAnsi="Times New Roman"/>
        </w:rPr>
        <w:pPrChange w:id="166" w:author="Christy Caudill" w:date="2014-05-01T06:35:00Z">
          <w:pPr>
            <w:pStyle w:val="Heading1"/>
          </w:pPr>
        </w:pPrChange>
      </w:pPr>
      <w:bookmarkStart w:id="167" w:name="_Toc386690427"/>
      <w:r w:rsidRPr="00D40363">
        <w:rPr>
          <w:rFonts w:ascii="Times New Roman" w:hAnsi="Times New Roman"/>
        </w:rPr>
        <w:t>System Technical Design principles</w:t>
      </w:r>
      <w:bookmarkEnd w:id="167"/>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lastRenderedPageBreak/>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ED4E9B" w:rsidRDefault="00E76B90" w:rsidP="001F5274">
      <w:pPr>
        <w:pStyle w:val="Heading2"/>
        <w:numPr>
          <w:ilvl w:val="0"/>
          <w:numId w:val="34"/>
        </w:numPr>
        <w:rPr>
          <w:rFonts w:ascii="Times New Roman" w:hAnsi="Times New Roman" w:cs="Times New Roman"/>
          <w:sz w:val="32"/>
          <w:szCs w:val="32"/>
        </w:rPr>
        <w:pPrChange w:id="168" w:author="Christy Caudill" w:date="2014-05-01T06:41:00Z">
          <w:pPr>
            <w:pStyle w:val="Heading2"/>
          </w:pPr>
        </w:pPrChange>
      </w:pPr>
      <w:bookmarkStart w:id="169" w:name="_Toc386690428"/>
      <w:r w:rsidRPr="00ED4E9B">
        <w:rPr>
          <w:rFonts w:ascii="Times New Roman" w:hAnsi="Times New Roman" w:cs="Times New Roman"/>
          <w:sz w:val="32"/>
          <w:szCs w:val="32"/>
        </w:rPr>
        <w:t>Data Access</w:t>
      </w:r>
      <w:bookmarkEnd w:id="169"/>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1F5274">
      <w:pPr>
        <w:pStyle w:val="Heading2"/>
        <w:numPr>
          <w:ilvl w:val="0"/>
          <w:numId w:val="35"/>
        </w:numPr>
        <w:rPr>
          <w:rFonts w:ascii="Times New Roman" w:hAnsi="Times New Roman" w:cs="Times New Roman"/>
          <w:sz w:val="32"/>
          <w:szCs w:val="32"/>
        </w:rPr>
        <w:pPrChange w:id="170" w:author="Christy Caudill" w:date="2014-05-01T06:41:00Z">
          <w:pPr>
            <w:pStyle w:val="Heading2"/>
          </w:pPr>
        </w:pPrChange>
      </w:pPr>
      <w:bookmarkStart w:id="171" w:name="_Toc386690429"/>
      <w:r w:rsidRPr="00ED4E9B">
        <w:rPr>
          <w:rFonts w:ascii="Times New Roman" w:hAnsi="Times New Roman" w:cs="Times New Roman"/>
          <w:sz w:val="32"/>
          <w:szCs w:val="32"/>
        </w:rPr>
        <w:t>Approach</w:t>
      </w:r>
      <w:bookmarkEnd w:id="171"/>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w:t>
      </w:r>
      <w:r w:rsidR="00CC4884" w:rsidRPr="00D40363">
        <w:lastRenderedPageBreak/>
        <w:t xml:space="preserve">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570C13A5" w:rsidR="00E76B90" w:rsidRPr="00D40363" w:rsidRDefault="00E76B90">
      <w:r w:rsidRPr="00D40363">
        <w:t>This requires education of the data providers/publishers on the use of the</w:t>
      </w:r>
      <w:r w:rsidR="00F2757A" w:rsidRPr="00D40363">
        <w:t>information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21703513"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orignially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and in what formats,as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1F5274">
      <w:pPr>
        <w:pStyle w:val="Heading2"/>
        <w:numPr>
          <w:ilvl w:val="0"/>
          <w:numId w:val="36"/>
        </w:numPr>
        <w:rPr>
          <w:rFonts w:ascii="Times New Roman" w:hAnsi="Times New Roman" w:cs="Times New Roman"/>
          <w:sz w:val="32"/>
          <w:szCs w:val="32"/>
        </w:rPr>
        <w:pPrChange w:id="172" w:author="Christy Caudill" w:date="2014-05-01T06:41:00Z">
          <w:pPr>
            <w:pStyle w:val="Heading2"/>
          </w:pPr>
        </w:pPrChange>
      </w:pPr>
      <w:bookmarkStart w:id="173" w:name="_Toc386690430"/>
      <w:r w:rsidRPr="00ED4E9B">
        <w:rPr>
          <w:rFonts w:ascii="Times New Roman" w:hAnsi="Times New Roman" w:cs="Times New Roman"/>
          <w:sz w:val="32"/>
          <w:szCs w:val="32"/>
        </w:rPr>
        <w:t>Requirements</w:t>
      </w:r>
      <w:bookmarkEnd w:id="173"/>
    </w:p>
    <w:p w14:paraId="3ED56698" w14:textId="77777777" w:rsidR="00E76B90" w:rsidRPr="00D40363" w:rsidRDefault="00F70028" w:rsidP="00937F70">
      <w:pPr>
        <w:pStyle w:val="Heading3"/>
        <w:numPr>
          <w:ilvl w:val="0"/>
          <w:numId w:val="41"/>
        </w:numPr>
        <w:rPr>
          <w:rFonts w:ascii="Times New Roman" w:hAnsi="Times New Roman"/>
        </w:rPr>
        <w:pPrChange w:id="174" w:author="Christy Caudill" w:date="2014-05-01T06:45:00Z">
          <w:pPr>
            <w:pStyle w:val="Heading3"/>
          </w:pPr>
        </w:pPrChange>
      </w:pPr>
      <w:bookmarkStart w:id="175" w:name="_Toc386690431"/>
      <w:r w:rsidRPr="00D40363">
        <w:rPr>
          <w:rFonts w:ascii="Times New Roman" w:hAnsi="Times New Roman"/>
        </w:rPr>
        <w:t>Data discovery</w:t>
      </w:r>
      <w:bookmarkEnd w:id="175"/>
    </w:p>
    <w:p w14:paraId="14CFA9B0" w14:textId="104E4989" w:rsidR="00C6318B" w:rsidRPr="00D40363" w:rsidRDefault="00E76B90" w:rsidP="00C6318B">
      <w:pPr>
        <w:rPr>
          <w:ins w:id="176" w:author="Christy Caudill" w:date="2014-04-30T16:16:00Z"/>
        </w:rPr>
      </w:pPr>
      <w:r w:rsidRPr="00D40363">
        <w:t xml:space="preserve">The fundamental use case addressed by a </w:t>
      </w:r>
      <w:ins w:id="177" w:author="Christy Caudill" w:date="2014-04-30T16:19:00Z">
        <w:r w:rsidR="00C6318B">
          <w:t>distributed</w:t>
        </w:r>
      </w:ins>
      <w:del w:id="178" w:author="Christy Caudill" w:date="2014-04-30T16:19:00Z">
        <w:r w:rsidRPr="00D40363" w:rsidDel="00C6318B">
          <w:delText xml:space="preserve">catalog </w:delText>
        </w:r>
      </w:del>
      <w:r w:rsidRPr="00D40363">
        <w:t>system is to find resources of inte</w:t>
      </w:r>
      <w:r w:rsidRPr="00D40363">
        <w:t>r</w:t>
      </w:r>
      <w:r w:rsidRPr="00D40363">
        <w:t xml:space="preserve">est via the internet, based on criteria of topic, place, or time, evaluate resources for an intended purpose, and learn how to access those resources. Detailed metadata describing a resource data </w:t>
      </w:r>
      <w:r w:rsidRPr="00D40363">
        <w:lastRenderedPageBreak/>
        <w:t>schema, describing service or application operation, or providing detailed descriptions of analy</w:t>
      </w:r>
      <w:r w:rsidRPr="00D40363">
        <w:t>t</w:t>
      </w:r>
      <w:r w:rsidRPr="00D40363">
        <w:t>ical techniques and parameter are outside the scope intended for basic search and discovery metadata. Our contention is that this more domain/resource specific type information is better accounted for with linked documents utilizing schema appropriate to those specific resources. Some examples include OGC getCapabilities, WSDL, and ISO 19110 feature catalogs</w:t>
      </w:r>
      <w:r w:rsidR="00B236D6" w:rsidRPr="00D40363">
        <w:t>.</w:t>
      </w:r>
      <w:ins w:id="179" w:author="Christy Caudill" w:date="2014-04-30T16:16:00Z">
        <w:r w:rsidR="00C6318B">
          <w:t xml:space="preserve"> </w:t>
        </w:r>
      </w:ins>
      <w:ins w:id="180" w:author="Christy Caudill" w:date="2014-04-30T16:17:00Z">
        <w:r w:rsidR="00C6318B">
          <w:t>Along with a basic search capability, s</w:t>
        </w:r>
      </w:ins>
      <w:ins w:id="181" w:author="Christy Caudill" w:date="2014-04-30T16:16:00Z">
        <w:r w:rsidR="00C6318B">
          <w:t xml:space="preserve">everal </w:t>
        </w:r>
      </w:ins>
      <w:ins w:id="182" w:author="Christy Caudill" w:date="2014-04-30T16:18:00Z">
        <w:r w:rsidR="00C6318B">
          <w:t xml:space="preserve">data discovery components were </w:t>
        </w:r>
      </w:ins>
      <w:ins w:id="183" w:author="Christy Caudill" w:date="2014-04-30T16:16:00Z">
        <w:r w:rsidR="00C6318B">
          <w:t>indentified</w:t>
        </w:r>
      </w:ins>
      <w:ins w:id="184" w:author="Christy Caudill" w:date="2014-04-30T16:18:00Z">
        <w:r w:rsidR="00C6318B">
          <w:t>,</w:t>
        </w:r>
      </w:ins>
      <w:ins w:id="185" w:author="Christy Caudill" w:date="2014-04-30T16:16:00Z">
        <w:r w:rsidR="00C6318B">
          <w:rPr>
            <w:lang w:eastAsia="ja-JP"/>
          </w:rPr>
          <w:t xml:space="preserve"> </w:t>
        </w:r>
      </w:ins>
      <w:ins w:id="186" w:author="Christy Caudill" w:date="2014-04-30T16:18:00Z">
        <w:r w:rsidR="00C6318B">
          <w:rPr>
            <w:lang w:eastAsia="ja-JP"/>
          </w:rPr>
          <w:t>t</w:t>
        </w:r>
      </w:ins>
      <w:ins w:id="187" w:author="Christy Caudill" w:date="2014-04-30T16:16:00Z">
        <w:r w:rsidR="00C6318B">
          <w:rPr>
            <w:lang w:eastAsia="ja-JP"/>
          </w:rPr>
          <w:t xml:space="preserve">argeted for </w:t>
        </w:r>
      </w:ins>
      <w:ins w:id="188" w:author="Christy Caudill" w:date="2014-04-30T16:18:00Z">
        <w:r w:rsidR="00C6318B">
          <w:rPr>
            <w:lang w:eastAsia="ja-JP"/>
          </w:rPr>
          <w:t>s</w:t>
        </w:r>
      </w:ins>
      <w:ins w:id="189" w:author="Christy Caudill" w:date="2014-04-30T16:16:00Z">
        <w:r w:rsidR="00C6318B">
          <w:rPr>
            <w:lang w:eastAsia="ja-JP"/>
          </w:rPr>
          <w:t xml:space="preserve">oftware </w:t>
        </w:r>
      </w:ins>
      <w:ins w:id="190" w:author="Christy Caudill" w:date="2014-04-30T16:18:00Z">
        <w:r w:rsidR="00C6318B">
          <w:rPr>
            <w:lang w:eastAsia="ja-JP"/>
          </w:rPr>
          <w:t>d</w:t>
        </w:r>
      </w:ins>
      <w:ins w:id="191" w:author="Christy Caudill" w:date="2014-04-30T16:16:00Z">
        <w:r w:rsidR="00C6318B" w:rsidRPr="00D40363">
          <w:rPr>
            <w:lang w:eastAsia="ja-JP"/>
          </w:rPr>
          <w:t>e</w:t>
        </w:r>
        <w:r w:rsidR="00C6318B" w:rsidRPr="00D40363">
          <w:rPr>
            <w:lang w:eastAsia="ja-JP"/>
          </w:rPr>
          <w:t>velopment</w:t>
        </w:r>
      </w:ins>
      <w:ins w:id="192" w:author="Christy Caudill" w:date="2014-04-30T16:18:00Z">
        <w:r w:rsidR="00C6318B">
          <w:rPr>
            <w:lang w:eastAsia="ja-JP"/>
          </w:rPr>
          <w:t xml:space="preserve"> of </w:t>
        </w:r>
      </w:ins>
      <w:ins w:id="193" w:author="Christy Caudill" w:date="2014-04-30T16:19:00Z">
        <w:r w:rsidR="00C6318B">
          <w:rPr>
            <w:lang w:eastAsia="ja-JP"/>
          </w:rPr>
          <w:t>a web portal:</w:t>
        </w:r>
      </w:ins>
    </w:p>
    <w:p w14:paraId="7DAD8A05" w14:textId="77777777" w:rsidR="00C6318B" w:rsidRPr="00D40363" w:rsidRDefault="00C6318B" w:rsidP="00C6318B">
      <w:pPr>
        <w:pStyle w:val="ListParagraph"/>
        <w:numPr>
          <w:ilvl w:val="0"/>
          <w:numId w:val="23"/>
        </w:numPr>
        <w:rPr>
          <w:ins w:id="194" w:author="Christy Caudill" w:date="2014-04-30T16:16:00Z"/>
          <w:lang w:eastAsia="ja-JP"/>
        </w:rPr>
      </w:pPr>
      <w:ins w:id="195" w:author="Christy Caudill" w:date="2014-04-30T16:16:00Z">
        <w:r w:rsidRPr="00D40363">
          <w:rPr>
            <w:lang w:eastAsia="ja-JP"/>
          </w:rPr>
          <w:t>An NGDS Node application, or node-in-a-box, which assists a data provider in sharing their data using the appropriate NGDS standards and protocols, as well as in describing their data using the system’s metadata standards</w:t>
        </w:r>
      </w:ins>
    </w:p>
    <w:p w14:paraId="0594CDCB" w14:textId="77777777" w:rsidR="00C6318B" w:rsidRPr="00D40363" w:rsidRDefault="00C6318B" w:rsidP="00C6318B">
      <w:pPr>
        <w:pStyle w:val="ListParagraph"/>
        <w:numPr>
          <w:ilvl w:val="0"/>
          <w:numId w:val="23"/>
        </w:numPr>
        <w:rPr>
          <w:ins w:id="196" w:author="Christy Caudill" w:date="2014-04-30T16:16:00Z"/>
          <w:lang w:eastAsia="ja-JP"/>
        </w:rPr>
      </w:pPr>
      <w:ins w:id="197" w:author="Christy Caudill" w:date="2014-04-30T16:16:00Z">
        <w:r w:rsidRPr="00D40363">
          <w:rPr>
            <w:lang w:eastAsia="ja-JP"/>
          </w:rPr>
          <w:t>A web-application capable of creating and dereferencing URIs for resources in the sy</w:t>
        </w:r>
        <w:r w:rsidRPr="00D40363">
          <w:rPr>
            <w:lang w:eastAsia="ja-JP"/>
          </w:rPr>
          <w:t>s</w:t>
        </w:r>
        <w:r w:rsidRPr="00D40363">
          <w:rPr>
            <w:lang w:eastAsia="ja-JP"/>
          </w:rPr>
          <w:t>tem</w:t>
        </w:r>
      </w:ins>
    </w:p>
    <w:p w14:paraId="38A78E7B" w14:textId="77777777" w:rsidR="00C6318B" w:rsidRPr="00D40363" w:rsidRDefault="00C6318B" w:rsidP="00C6318B">
      <w:pPr>
        <w:pStyle w:val="ListParagraph"/>
        <w:numPr>
          <w:ilvl w:val="0"/>
          <w:numId w:val="23"/>
        </w:numPr>
        <w:rPr>
          <w:ins w:id="198" w:author="Christy Caudill" w:date="2014-04-30T16:16:00Z"/>
          <w:lang w:eastAsia="ja-JP"/>
        </w:rPr>
      </w:pPr>
      <w:ins w:id="199" w:author="Christy Caudill" w:date="2014-04-30T16:16:00Z">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ins>
    </w:p>
    <w:p w14:paraId="2A1222D9" w14:textId="57337114" w:rsidR="00C6318B" w:rsidRPr="00D40363" w:rsidRDefault="00C6318B">
      <w:pPr>
        <w:pStyle w:val="ListParagraph"/>
        <w:numPr>
          <w:ilvl w:val="0"/>
          <w:numId w:val="23"/>
        </w:numPr>
        <w:rPr>
          <w:lang w:eastAsia="ja-JP"/>
        </w:rPr>
        <w:pPrChange w:id="200" w:author="Christy Caudill" w:date="2014-04-30T16:16:00Z">
          <w:pPr/>
        </w:pPrChange>
      </w:pPr>
      <w:ins w:id="201" w:author="Christy Caudill" w:date="2014-04-30T16:16:00Z">
        <w:r w:rsidRPr="00D40363">
          <w:rPr>
            <w:lang w:eastAsia="ja-JP"/>
          </w:rPr>
          <w:t>A user-centered, entry-point web-application where data consumers go to find, evaluate, explore and acquire data in the NGDS</w:t>
        </w:r>
      </w:ins>
    </w:p>
    <w:p w14:paraId="5B9C5C47" w14:textId="77777777" w:rsidR="00B236D6" w:rsidRPr="00D40363" w:rsidRDefault="00B236D6"/>
    <w:p w14:paraId="37C211D6" w14:textId="0A5F085E" w:rsidR="00B236D6" w:rsidRPr="00D40363" w:rsidDel="00CD7F0E" w:rsidRDefault="00B236D6">
      <w:pPr>
        <w:rPr>
          <w:del w:id="202" w:author="Christy Caudill" w:date="2014-05-01T06:57:00Z"/>
        </w:rPr>
      </w:pPr>
      <w:bookmarkStart w:id="203" w:name="_GoBack"/>
      <w:bookmarkEnd w:id="203"/>
      <w:del w:id="204" w:author="Christy Caudill" w:date="2014-05-01T06:57:00Z">
        <w:r w:rsidRPr="00D40363" w:rsidDel="00CD7F0E">
          <w:delText xml:space="preserve">At the main aggregator </w:delText>
        </w:r>
        <w:r w:rsidR="001F5274" w:rsidDel="00CD7F0E">
          <w:fldChar w:fldCharType="begin"/>
        </w:r>
        <w:r w:rsidR="001F5274" w:rsidDel="00CD7F0E">
          <w:delInstrText xml:space="preserve"> HYPERLINK "http://www.geothermaldata.org" </w:delInstrText>
        </w:r>
        <w:r w:rsidR="001F5274" w:rsidDel="00CD7F0E">
          <w:fldChar w:fldCharType="separate"/>
        </w:r>
        <w:r w:rsidRPr="00D40363" w:rsidDel="00CD7F0E">
          <w:rPr>
            <w:rStyle w:val="Hyperlink"/>
          </w:rPr>
          <w:delText>http://www.geothermaldata.org</w:delText>
        </w:r>
        <w:r w:rsidR="001F5274" w:rsidDel="00CD7F0E">
          <w:rPr>
            <w:rStyle w:val="Hyperlink"/>
          </w:rPr>
          <w:fldChar w:fldCharType="end"/>
        </w:r>
        <w:r w:rsidR="00413CD5" w:rsidRPr="00D40363" w:rsidDel="00CD7F0E">
          <w:delText>,</w:delText>
        </w:r>
        <w:r w:rsidRPr="00D40363" w:rsidDel="00CD7F0E">
          <w:delText xml:space="preserve"> data discovery is accomplished in seve</w:delText>
        </w:r>
        <w:r w:rsidRPr="00D40363" w:rsidDel="00CD7F0E">
          <w:delText>r</w:delText>
        </w:r>
        <w:r w:rsidRPr="00D40363" w:rsidDel="00CD7F0E">
          <w:delText>al ways:</w:delText>
        </w:r>
      </w:del>
    </w:p>
    <w:p w14:paraId="2FD0675E" w14:textId="4A64D656" w:rsidR="00B236D6" w:rsidRPr="00D40363" w:rsidDel="00CD7F0E" w:rsidRDefault="00B236D6" w:rsidP="00D40363">
      <w:pPr>
        <w:pStyle w:val="ListParagraph"/>
        <w:numPr>
          <w:ilvl w:val="0"/>
          <w:numId w:val="8"/>
        </w:numPr>
        <w:rPr>
          <w:del w:id="205" w:author="Christy Caudill" w:date="2014-05-01T06:57:00Z"/>
        </w:rPr>
      </w:pPr>
      <w:del w:id="206" w:author="Christy Caudill" w:date="2014-05-01T06:57:00Z">
        <w:r w:rsidRPr="00D40363" w:rsidDel="00CD7F0E">
          <w:delText xml:space="preserve">The NGDS Map Search, </w:delText>
        </w:r>
        <w:r w:rsidR="001F5274" w:rsidDel="00CD7F0E">
          <w:fldChar w:fldCharType="begin"/>
        </w:r>
        <w:r w:rsidR="001F5274" w:rsidDel="00CD7F0E">
          <w:delInstrText xml:space="preserve"> HYPERLINK "http://www.geothermaldata.org/ngds/map" </w:delInstrText>
        </w:r>
        <w:r w:rsidR="001F5274" w:rsidDel="00CD7F0E">
          <w:fldChar w:fldCharType="separate"/>
        </w:r>
        <w:r w:rsidRPr="00D40363" w:rsidDel="00CD7F0E">
          <w:rPr>
            <w:rStyle w:val="Hyperlink"/>
          </w:rPr>
          <w:delText>http://www.geothermaldata.org/ngds/map</w:delText>
        </w:r>
        <w:r w:rsidR="001F5274" w:rsidDel="00CD7F0E">
          <w:rPr>
            <w:rStyle w:val="Hyperlink"/>
          </w:rPr>
          <w:fldChar w:fldCharType="end"/>
        </w:r>
        <w:r w:rsidRPr="00D40363" w:rsidDel="00CD7F0E">
          <w:delText>, which allows a keyword or drawn bounding box search for GIS data as well as geo-located publications and other r</w:delText>
        </w:r>
        <w:r w:rsidRPr="00D40363" w:rsidDel="00CD7F0E">
          <w:delText>e</w:delText>
        </w:r>
        <w:r w:rsidRPr="00D40363" w:rsidDel="00CD7F0E">
          <w:delText>sources.</w:delText>
        </w:r>
      </w:del>
    </w:p>
    <w:p w14:paraId="3ED56699" w14:textId="2988B24E" w:rsidR="00E76B90" w:rsidRPr="00D40363" w:rsidDel="00CD7F0E" w:rsidRDefault="00B236D6" w:rsidP="00D40363">
      <w:pPr>
        <w:pStyle w:val="ListParagraph"/>
        <w:numPr>
          <w:ilvl w:val="0"/>
          <w:numId w:val="8"/>
        </w:numPr>
        <w:rPr>
          <w:del w:id="207" w:author="Christy Caudill" w:date="2014-05-01T06:57:00Z"/>
        </w:rPr>
      </w:pPr>
      <w:del w:id="208" w:author="Christy Caudill" w:date="2014-05-01T06:57:00Z">
        <w:r w:rsidRPr="00D40363" w:rsidDel="00CD7F0E">
          <w:delText xml:space="preserve">The NGDS Library Search, </w:delText>
        </w:r>
        <w:r w:rsidR="001F5274" w:rsidDel="00CD7F0E">
          <w:fldChar w:fldCharType="begin"/>
        </w:r>
        <w:r w:rsidR="001F5274" w:rsidDel="00CD7F0E">
          <w:delInstrText xml:space="preserve"> HYPERLINK "http://www.geothermaldata.org/dataset?_tags_limit=0" </w:delInstrText>
        </w:r>
        <w:r w:rsidR="001F5274" w:rsidDel="00CD7F0E">
          <w:fldChar w:fldCharType="separate"/>
        </w:r>
        <w:r w:rsidRPr="00D40363" w:rsidDel="00CD7F0E">
          <w:rPr>
            <w:rStyle w:val="Hyperlink"/>
          </w:rPr>
          <w:delText>http://www.geothermaldata.org/dataset?_tags_limit=0</w:delText>
        </w:r>
        <w:r w:rsidR="001F5274" w:rsidDel="00CD7F0E">
          <w:rPr>
            <w:rStyle w:val="Hyperlink"/>
          </w:rPr>
          <w:fldChar w:fldCharType="end"/>
        </w:r>
        <w:r w:rsidRPr="00D40363" w:rsidDel="00CD7F0E">
          <w:delText>, having keyword as well as facted search functions. The faceted searches can be performed using a</w:delText>
        </w:r>
        <w:r w:rsidRPr="00D40363" w:rsidDel="00CD7F0E">
          <w:delText>u</w:delText>
        </w:r>
        <w:r w:rsidRPr="00D40363" w:rsidDel="00CD7F0E">
          <w:delText>thors, contact, broad categories, and by content model (information exchange types).</w:delText>
        </w:r>
      </w:del>
    </w:p>
    <w:p w14:paraId="55561C47" w14:textId="31860790" w:rsidR="00B236D6" w:rsidRPr="00D40363" w:rsidDel="00CD7F0E" w:rsidRDefault="00B236D6" w:rsidP="00D40363">
      <w:pPr>
        <w:pStyle w:val="ListParagraph"/>
        <w:numPr>
          <w:ilvl w:val="1"/>
          <w:numId w:val="8"/>
        </w:numPr>
        <w:rPr>
          <w:del w:id="209" w:author="Christy Caudill" w:date="2014-05-01T06:57:00Z"/>
        </w:rPr>
      </w:pPr>
      <w:del w:id="210" w:author="Christy Caudill" w:date="2014-05-01T06:57:00Z">
        <w:r w:rsidRPr="00D40363" w:rsidDel="00CD7F0E">
          <w:delText>Search hints, using special terms, wildcard searches, and special characters is avail</w:delText>
        </w:r>
        <w:r w:rsidRPr="00D40363" w:rsidDel="00CD7F0E">
          <w:delText>a</w:delText>
        </w:r>
        <w:r w:rsidRPr="00D40363" w:rsidDel="00CD7F0E">
          <w:delText xml:space="preserve">ble at </w:delText>
        </w:r>
        <w:r w:rsidR="001F5274" w:rsidDel="00CD7F0E">
          <w:fldChar w:fldCharType="begin"/>
        </w:r>
        <w:r w:rsidR="001F5274" w:rsidDel="00CD7F0E">
          <w:delInstrText xml:space="preserve"> HYPERLINK "http://ngds.github.io/documents/SearchHints.htm" </w:delInstrText>
        </w:r>
        <w:r w:rsidR="001F5274" w:rsidDel="00CD7F0E">
          <w:fldChar w:fldCharType="separate"/>
        </w:r>
        <w:r w:rsidR="00413CD5" w:rsidRPr="00D40363" w:rsidDel="00CD7F0E">
          <w:rPr>
            <w:rStyle w:val="Hyperlink"/>
          </w:rPr>
          <w:delText>http://ngds.github.io/documents/SearchHints.htm</w:delText>
        </w:r>
        <w:r w:rsidR="001F5274" w:rsidDel="00CD7F0E">
          <w:rPr>
            <w:rStyle w:val="Hyperlink"/>
          </w:rPr>
          <w:fldChar w:fldCharType="end"/>
        </w:r>
        <w:r w:rsidR="00413CD5" w:rsidRPr="00D40363" w:rsidDel="00CD7F0E">
          <w:delText>.</w:delText>
        </w:r>
      </w:del>
    </w:p>
    <w:p w14:paraId="784C314C" w14:textId="68046021" w:rsidR="00413CD5" w:rsidRPr="00D40363" w:rsidDel="00CD7F0E" w:rsidRDefault="00413CD5" w:rsidP="00D40363">
      <w:pPr>
        <w:pStyle w:val="ListParagraph"/>
        <w:numPr>
          <w:ilvl w:val="0"/>
          <w:numId w:val="8"/>
        </w:numPr>
        <w:rPr>
          <w:del w:id="211" w:author="Christy Caudill" w:date="2014-05-01T06:57:00Z"/>
        </w:rPr>
      </w:pPr>
      <w:del w:id="212" w:author="Christy Caudill" w:date="2014-05-01T06:57:00Z">
        <w:r w:rsidRPr="00D40363" w:rsidDel="00CD7F0E">
          <w:delText xml:space="preserve">Geothermal Prospector preview, </w:delText>
        </w:r>
        <w:r w:rsidR="001F5274" w:rsidDel="00CD7F0E">
          <w:fldChar w:fldCharType="begin"/>
        </w:r>
        <w:r w:rsidR="001F5274" w:rsidDel="00CD7F0E">
          <w:delInstrText xml:space="preserve"> HYPERLINK "https://maps-stage.nrel.gov/geothermal-prospector/" </w:delInstrText>
        </w:r>
        <w:r w:rsidR="001F5274" w:rsidDel="00CD7F0E">
          <w:fldChar w:fldCharType="separate"/>
        </w:r>
        <w:r w:rsidRPr="00D40363" w:rsidDel="00CD7F0E">
          <w:rPr>
            <w:rStyle w:val="Hyperlink"/>
          </w:rPr>
          <w:delText>https://maps-stage.nrel.gov/geothermal-prospector/</w:delText>
        </w:r>
        <w:r w:rsidR="001F5274" w:rsidDel="00CD7F0E">
          <w:rPr>
            <w:rStyle w:val="Hyperlink"/>
          </w:rPr>
          <w:fldChar w:fldCharType="end"/>
        </w:r>
        <w:r w:rsidRPr="00D40363" w:rsidDel="00CD7F0E">
          <w:delText>, which is provided in the Dataset Details page for each resource that has a WMS and/or WFS distr</w:delText>
        </w:r>
        <w:r w:rsidRPr="00D40363" w:rsidDel="00CD7F0E">
          <w:delText>i</w:delText>
        </w:r>
        <w:r w:rsidRPr="00D40363" w:rsidDel="00CD7F0E">
          <w:delText>bution.</w:delText>
        </w:r>
      </w:del>
    </w:p>
    <w:p w14:paraId="1A8343B6" w14:textId="1D761A46" w:rsidR="00413CD5" w:rsidRPr="00D40363" w:rsidDel="00CD7F0E" w:rsidRDefault="00413CD5" w:rsidP="00413CD5">
      <w:pPr>
        <w:rPr>
          <w:del w:id="213" w:author="Christy Caudill" w:date="2014-05-01T06:57:00Z"/>
        </w:rPr>
      </w:pPr>
      <w:del w:id="214" w:author="Christy Caudill" w:date="2014-05-01T06:57:00Z">
        <w:r w:rsidRPr="00D40363" w:rsidDel="00CD7F0E">
          <w:delText>As discussed earlier, system design dictates that any software client can access the data in the system given the predictable data types and web service distributions.  Some of those client-side access options include:</w:delText>
        </w:r>
      </w:del>
    </w:p>
    <w:p w14:paraId="78BFF1B6" w14:textId="30FC01E5" w:rsidR="00413CD5" w:rsidRPr="00D40363" w:rsidDel="00CD7F0E" w:rsidRDefault="00413CD5" w:rsidP="00D40363">
      <w:pPr>
        <w:pStyle w:val="ListParagraph"/>
        <w:numPr>
          <w:ilvl w:val="0"/>
          <w:numId w:val="22"/>
        </w:numPr>
        <w:rPr>
          <w:del w:id="215" w:author="Christy Caudill" w:date="2014-05-01T06:57:00Z"/>
        </w:rPr>
      </w:pPr>
      <w:del w:id="216" w:author="Christy Caudill" w:date="2014-05-01T06:57:00Z">
        <w:r w:rsidRPr="00D40363" w:rsidDel="00CD7F0E">
          <w:delText xml:space="preserve">The Data Exlporer, </w:delText>
        </w:r>
        <w:r w:rsidR="001F5274" w:rsidDel="00CD7F0E">
          <w:fldChar w:fldCharType="begin"/>
        </w:r>
        <w:r w:rsidR="001F5274" w:rsidDel="00CD7F0E">
          <w:delInstrText xml:space="preserve"> HYPERLINK "http://data.geothermaldatasystem.org/" </w:delInstrText>
        </w:r>
        <w:r w:rsidR="001F5274" w:rsidDel="00CD7F0E">
          <w:fldChar w:fldCharType="separate"/>
        </w:r>
        <w:r w:rsidRPr="00D40363" w:rsidDel="00CD7F0E">
          <w:rPr>
            <w:rStyle w:val="Hyperlink"/>
          </w:rPr>
          <w:delText>http://data.geothermaldatasystem.org/</w:delText>
        </w:r>
        <w:r w:rsidR="001F5274" w:rsidDel="00CD7F0E">
          <w:rPr>
            <w:rStyle w:val="Hyperlink"/>
          </w:rPr>
          <w:fldChar w:fldCharType="end"/>
        </w:r>
        <w:r w:rsidRPr="00D40363" w:rsidDel="00CD7F0E">
          <w:delText xml:space="preserve"> </w:delText>
        </w:r>
      </w:del>
    </w:p>
    <w:p w14:paraId="72B1EF34" w14:textId="754FCD86" w:rsidR="00413CD5" w:rsidRPr="00D40363" w:rsidDel="00CD7F0E" w:rsidRDefault="00413CD5" w:rsidP="00D40363">
      <w:pPr>
        <w:pStyle w:val="ListParagraph"/>
        <w:numPr>
          <w:ilvl w:val="0"/>
          <w:numId w:val="22"/>
        </w:numPr>
        <w:rPr>
          <w:del w:id="217" w:author="Christy Caudill" w:date="2014-05-01T06:57:00Z"/>
        </w:rPr>
      </w:pPr>
      <w:del w:id="218" w:author="Christy Caudill" w:date="2014-05-01T06:57:00Z">
        <w:r w:rsidRPr="00D40363" w:rsidDel="00CD7F0E">
          <w:delText xml:space="preserve">The USGS National Map Viewer, </w:delText>
        </w:r>
        <w:r w:rsidR="001F5274" w:rsidDel="00CD7F0E">
          <w:fldChar w:fldCharType="begin"/>
        </w:r>
        <w:r w:rsidR="001F5274" w:rsidDel="00CD7F0E">
          <w:delInstrText xml:space="preserve"> HYPERLINK "http://viewer.nationalmap.gov/viewer/" </w:delInstrText>
        </w:r>
        <w:r w:rsidR="001F5274" w:rsidDel="00CD7F0E">
          <w:fldChar w:fldCharType="separate"/>
        </w:r>
        <w:r w:rsidRPr="00D40363" w:rsidDel="00CD7F0E">
          <w:rPr>
            <w:rStyle w:val="Hyperlink"/>
          </w:rPr>
          <w:delText>http://viewer.nationalmap.gov/viewer/</w:delText>
        </w:r>
        <w:r w:rsidR="001F5274" w:rsidDel="00CD7F0E">
          <w:rPr>
            <w:rStyle w:val="Hyperlink"/>
          </w:rPr>
          <w:fldChar w:fldCharType="end"/>
        </w:r>
      </w:del>
    </w:p>
    <w:p w14:paraId="3BC39154" w14:textId="2E074113" w:rsidR="00413CD5" w:rsidRPr="00D40363" w:rsidDel="00CD7F0E" w:rsidRDefault="00413CD5" w:rsidP="00D40363">
      <w:pPr>
        <w:pStyle w:val="ListParagraph"/>
        <w:numPr>
          <w:ilvl w:val="0"/>
          <w:numId w:val="22"/>
        </w:numPr>
        <w:rPr>
          <w:del w:id="219" w:author="Christy Caudill" w:date="2014-05-01T06:57:00Z"/>
        </w:rPr>
      </w:pPr>
      <w:del w:id="220" w:author="Christy Caudill" w:date="2014-05-01T06:57:00Z">
        <w:r w:rsidRPr="00D40363" w:rsidDel="00CD7F0E">
          <w:delText xml:space="preserve">Google Earth, </w:delText>
        </w:r>
        <w:r w:rsidR="001F5274" w:rsidDel="00CD7F0E">
          <w:fldChar w:fldCharType="begin"/>
        </w:r>
        <w:r w:rsidR="001F5274" w:rsidDel="00CD7F0E">
          <w:delInstrText xml:space="preserve"> HYPERLINK "http://www.google.com/earth/" </w:delInstrText>
        </w:r>
        <w:r w:rsidR="001F5274" w:rsidDel="00CD7F0E">
          <w:fldChar w:fldCharType="separate"/>
        </w:r>
        <w:r w:rsidRPr="00D40363" w:rsidDel="00CD7F0E">
          <w:rPr>
            <w:rStyle w:val="Hyperlink"/>
          </w:rPr>
          <w:delText>http://www.google.com/earth/</w:delText>
        </w:r>
        <w:r w:rsidR="001F5274" w:rsidDel="00CD7F0E">
          <w:rPr>
            <w:rStyle w:val="Hyperlink"/>
          </w:rPr>
          <w:fldChar w:fldCharType="end"/>
        </w:r>
      </w:del>
    </w:p>
    <w:p w14:paraId="24589FFE" w14:textId="67584CF8" w:rsidR="00413CD5" w:rsidRPr="00D40363" w:rsidDel="00CD7F0E" w:rsidRDefault="00413CD5" w:rsidP="00D40363">
      <w:pPr>
        <w:pStyle w:val="ListParagraph"/>
        <w:numPr>
          <w:ilvl w:val="0"/>
          <w:numId w:val="22"/>
        </w:numPr>
        <w:rPr>
          <w:del w:id="221" w:author="Christy Caudill" w:date="2014-05-01T06:57:00Z"/>
        </w:rPr>
      </w:pPr>
      <w:del w:id="222" w:author="Christy Caudill" w:date="2014-05-01T06:57:00Z">
        <w:r w:rsidRPr="00D40363" w:rsidDel="00CD7F0E">
          <w:delText>Any number of FOSGS (free and open source geospatial software) programs</w:delText>
        </w:r>
      </w:del>
    </w:p>
    <w:p w14:paraId="3C984D89" w14:textId="0D8A7842" w:rsidR="003C7A8D" w:rsidRPr="00D40363" w:rsidDel="00CD7F0E" w:rsidRDefault="003C7A8D" w:rsidP="003C7A8D">
      <w:pPr>
        <w:rPr>
          <w:del w:id="223" w:author="Christy Caudill" w:date="2014-05-01T06:57:00Z"/>
        </w:rPr>
      </w:pPr>
      <w:del w:id="224" w:author="Christy Caudill" w:date="2014-05-01T06:57:00Z">
        <w:r w:rsidRPr="00D40363" w:rsidDel="00CD7F0E">
          <w:delText xml:space="preserve">See </w:delText>
        </w:r>
        <w:r w:rsidR="001F5274" w:rsidDel="00CD7F0E">
          <w:fldChar w:fldCharType="begin"/>
        </w:r>
        <w:r w:rsidR="001F5274" w:rsidDel="00CD7F0E">
          <w:delInstrText xml:space="preserve"> HYPERLINK "http://www.geothermaldata.org/ngds/resources" </w:delInstrText>
        </w:r>
        <w:r w:rsidR="001F5274" w:rsidDel="00CD7F0E">
          <w:fldChar w:fldCharType="separate"/>
        </w:r>
        <w:r w:rsidRPr="00D40363" w:rsidDel="00CD7F0E">
          <w:rPr>
            <w:rStyle w:val="Hyperlink"/>
          </w:rPr>
          <w:delText>http://www.geothermaldata.org/ngds/resources</w:delText>
        </w:r>
        <w:r w:rsidR="001F5274" w:rsidDel="00CD7F0E">
          <w:rPr>
            <w:rStyle w:val="Hyperlink"/>
          </w:rPr>
          <w:fldChar w:fldCharType="end"/>
        </w:r>
        <w:r w:rsidRPr="00D40363" w:rsidDel="00CD7F0E">
          <w:delText xml:space="preserve"> for more information on user access.</w:delText>
        </w:r>
      </w:del>
    </w:p>
    <w:p w14:paraId="171D0841" w14:textId="4FD26C92" w:rsidR="00C4788E" w:rsidRPr="00C4788E" w:rsidRDefault="005C710F" w:rsidP="00937F70">
      <w:pPr>
        <w:pStyle w:val="Heading3"/>
        <w:numPr>
          <w:ilvl w:val="0"/>
          <w:numId w:val="42"/>
        </w:numPr>
        <w:rPr>
          <w:rFonts w:ascii="Times New Roman" w:hAnsi="Times New Roman"/>
        </w:rPr>
        <w:pPrChange w:id="225" w:author="Christy Caudill" w:date="2014-05-01T06:47:00Z">
          <w:pPr>
            <w:pStyle w:val="Heading3"/>
          </w:pPr>
        </w:pPrChange>
      </w:pPr>
      <w:bookmarkStart w:id="226" w:name="_Toc386690432"/>
      <w:r w:rsidRPr="00D40363">
        <w:rPr>
          <w:rFonts w:ascii="Times New Roman" w:hAnsi="Times New Roman"/>
        </w:rPr>
        <w:t>System Architecture Requirements</w:t>
      </w:r>
      <w:bookmarkEnd w:id="226"/>
    </w:p>
    <w:p w14:paraId="401A86F6" w14:textId="79B21B1D" w:rsidR="005C710F" w:rsidRPr="00D40363" w:rsidRDefault="00C4788E" w:rsidP="005C710F">
      <w:pPr>
        <w:rPr>
          <w:lang w:eastAsia="ja-JP"/>
        </w:rPr>
      </w:pPr>
      <w:ins w:id="227" w:author="Christy Caudill" w:date="2014-04-30T16:07:00Z">
        <w:r>
          <w:rPr>
            <w:lang w:eastAsia="ja-JP"/>
          </w:rPr>
          <w:t>NGDS sys</w:t>
        </w:r>
      </w:ins>
      <w:ins w:id="228" w:author="Christy Caudill" w:date="2014-04-30T16:11:00Z">
        <w:r>
          <w:rPr>
            <w:lang w:eastAsia="ja-JP"/>
          </w:rPr>
          <w:t xml:space="preserve">tem </w:t>
        </w:r>
      </w:ins>
      <w:ins w:id="229" w:author="Christy Caudill" w:date="2014-04-30T16:07:00Z">
        <w:r>
          <w:rPr>
            <w:lang w:eastAsia="ja-JP"/>
          </w:rPr>
          <w:t xml:space="preserve">architecture </w:t>
        </w:r>
      </w:ins>
      <w:ins w:id="230" w:author="Christy Caudill" w:date="2014-04-30T16:08:00Z">
        <w:r>
          <w:rPr>
            <w:lang w:eastAsia="ja-JP"/>
          </w:rPr>
          <w:t xml:space="preserve">and software must support </w:t>
        </w:r>
      </w:ins>
      <w:ins w:id="231" w:author="Christy Caudill" w:date="2014-04-30T16:10:00Z">
        <w:r>
          <w:rPr>
            <w:lang w:eastAsia="ja-JP"/>
          </w:rPr>
          <w:t>a set of pre-defined</w:t>
        </w:r>
      </w:ins>
      <w:ins w:id="232" w:author="Christy Caudill" w:date="2014-04-30T16:08:00Z">
        <w:r>
          <w:rPr>
            <w:lang w:eastAsia="ja-JP"/>
          </w:rPr>
          <w:t xml:space="preserve"> functions</w:t>
        </w:r>
      </w:ins>
      <w:ins w:id="233" w:author="Christy Caudill" w:date="2014-04-30T16:10:00Z">
        <w:r>
          <w:rPr>
            <w:lang w:eastAsia="ja-JP"/>
          </w:rPr>
          <w:t xml:space="preserve"> deemed ne</w:t>
        </w:r>
        <w:r>
          <w:rPr>
            <w:lang w:eastAsia="ja-JP"/>
          </w:rPr>
          <w:t>c</w:t>
        </w:r>
        <w:r>
          <w:rPr>
            <w:lang w:eastAsia="ja-JP"/>
          </w:rPr>
          <w:t>essary for the user and a</w:t>
        </w:r>
      </w:ins>
      <w:ins w:id="234" w:author="Christy Caudill" w:date="2014-04-30T16:11:00Z">
        <w:r>
          <w:rPr>
            <w:lang w:eastAsia="ja-JP"/>
          </w:rPr>
          <w:t>s well as for a living</w:t>
        </w:r>
      </w:ins>
      <w:ins w:id="235" w:author="Christy Caudill" w:date="2014-04-30T16:10:00Z">
        <w:r>
          <w:rPr>
            <w:lang w:eastAsia="ja-JP"/>
          </w:rPr>
          <w:t xml:space="preserve"> system which</w:t>
        </w:r>
      </w:ins>
      <w:ins w:id="236" w:author="Christy Caudill" w:date="2014-04-30T16:11:00Z">
        <w:r>
          <w:rPr>
            <w:lang w:eastAsia="ja-JP"/>
          </w:rPr>
          <w:t xml:space="preserve"> </w:t>
        </w:r>
        <w:r>
          <w:t>incorporate</w:t>
        </w:r>
      </w:ins>
      <w:ins w:id="237" w:author="Christy Caudill" w:date="2014-04-30T16:12:00Z">
        <w:r>
          <w:t>s</w:t>
        </w:r>
      </w:ins>
      <w:ins w:id="238" w:author="Christy Caudill" w:date="2014-04-30T16:11:00Z">
        <w:r>
          <w:t xml:space="preserve"> </w:t>
        </w:r>
      </w:ins>
      <w:ins w:id="239" w:author="Christy Caudill" w:date="2014-04-30T16:12:00Z">
        <w:r>
          <w:t xml:space="preserve">technologies and </w:t>
        </w:r>
      </w:ins>
      <w:ins w:id="240" w:author="Christy Caudill" w:date="2014-04-30T16:11:00Z">
        <w:r w:rsidRPr="00D40363">
          <w:t>deve</w:t>
        </w:r>
        <w:r w:rsidRPr="00D40363">
          <w:t>l</w:t>
        </w:r>
        <w:r>
          <w:lastRenderedPageBreak/>
          <w:t>op</w:t>
        </w:r>
      </w:ins>
      <w:ins w:id="241" w:author="Christy Caudill" w:date="2014-04-30T16:12:00Z">
        <w:r>
          <w:t>ments</w:t>
        </w:r>
      </w:ins>
      <w:ins w:id="242" w:author="Christy Caudill" w:date="2014-04-30T16:11:00Z">
        <w:r w:rsidRPr="00D40363">
          <w:t xml:space="preserve"> without disrupting existing practice</w:t>
        </w:r>
        <w:r>
          <w:t>s</w:t>
        </w:r>
        <w:r w:rsidRPr="00D40363">
          <w:t>.</w:t>
        </w:r>
      </w:ins>
      <w:ins w:id="243" w:author="Christy Caudill" w:date="2014-04-30T16:12:00Z">
        <w:r>
          <w:rPr>
            <w:lang w:eastAsia="ja-JP"/>
          </w:rPr>
          <w:t xml:space="preserve"> </w:t>
        </w:r>
      </w:ins>
      <w:r w:rsidR="005C710F" w:rsidRPr="00D40363">
        <w:rPr>
          <w:lang w:eastAsia="ja-JP"/>
        </w:rPr>
        <w:t xml:space="preserve">The </w:t>
      </w:r>
      <w:ins w:id="244" w:author="Christy Caudill" w:date="2014-04-30T16:12:00Z">
        <w:r>
          <w:rPr>
            <w:lang w:eastAsia="ja-JP"/>
          </w:rPr>
          <w:t>following is a list of those necessart fun</w:t>
        </w:r>
        <w:r>
          <w:rPr>
            <w:lang w:eastAsia="ja-JP"/>
          </w:rPr>
          <w:t>c</w:t>
        </w:r>
        <w:r>
          <w:rPr>
            <w:lang w:eastAsia="ja-JP"/>
          </w:rPr>
          <w:t>tions:</w:t>
        </w:r>
      </w:ins>
      <w:del w:id="245" w:author="Christy Caudill" w:date="2014-04-30T16:12:00Z">
        <w:r w:rsidR="005C710F" w:rsidRPr="00D40363" w:rsidDel="00C4788E">
          <w:rPr>
            <w:lang w:eastAsia="ja-JP"/>
          </w:rPr>
          <w:delText>system consists of the following components</w:delText>
        </w:r>
      </w:del>
      <w:r w:rsidR="00757AB6" w:rsidRPr="00D40363">
        <w:rPr>
          <w:lang w:eastAsia="ja-JP"/>
        </w:rPr>
        <w:t>:</w:t>
      </w:r>
    </w:p>
    <w:p w14:paraId="54B85A1E" w14:textId="366ED8AF"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et of standards, content models and protocols that allow the various components in the system to function interoperably</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Pr="00D40363" w:rsidRDefault="005C710F" w:rsidP="00D40363">
      <w:pPr>
        <w:pStyle w:val="ListParagraph"/>
        <w:numPr>
          <w:ilvl w:val="0"/>
          <w:numId w:val="23"/>
        </w:numPr>
        <w:rPr>
          <w:lang w:eastAsia="ja-JP"/>
        </w:rPr>
      </w:pPr>
      <w:r w:rsidRPr="00D40363">
        <w:rPr>
          <w:lang w:eastAsia="ja-JP"/>
        </w:rPr>
        <w:t>Metadata is transferred via a standard OGC web service, Catalog Service for the Web or CSW</w:t>
      </w:r>
    </w:p>
    <w:p w14:paraId="37585486" w14:textId="77777777" w:rsidR="0089677A" w:rsidRPr="00D40363" w:rsidRDefault="0089677A" w:rsidP="00D40363">
      <w:pPr>
        <w:pStyle w:val="ListParagraph"/>
        <w:rPr>
          <w:lang w:eastAsia="ja-JP"/>
        </w:rPr>
      </w:pPr>
    </w:p>
    <w:p w14:paraId="67EA192C" w14:textId="6B85E68D" w:rsidR="005C710F" w:rsidRPr="00D40363" w:rsidDel="00C6318B" w:rsidRDefault="005C710F" w:rsidP="005C710F">
      <w:pPr>
        <w:rPr>
          <w:del w:id="246" w:author="Christy Caudill" w:date="2014-04-30T16:16:00Z"/>
          <w:lang w:eastAsia="ja-JP"/>
        </w:rPr>
      </w:pPr>
      <w:del w:id="247" w:author="Christy Caudill" w:date="2014-04-30T16:16:00Z">
        <w:r w:rsidRPr="00D40363" w:rsidDel="00C6318B">
          <w:rPr>
            <w:lang w:eastAsia="ja-JP"/>
          </w:rPr>
          <w:delText>System Components Targeted for Software Development</w:delText>
        </w:r>
      </w:del>
    </w:p>
    <w:p w14:paraId="1AD4AA0B" w14:textId="67A3A26A" w:rsidR="005C710F" w:rsidRPr="00D40363" w:rsidDel="00C6318B" w:rsidRDefault="005C710F" w:rsidP="00D40363">
      <w:pPr>
        <w:pStyle w:val="ListParagraph"/>
        <w:numPr>
          <w:ilvl w:val="0"/>
          <w:numId w:val="23"/>
        </w:numPr>
        <w:rPr>
          <w:del w:id="248" w:author="Christy Caudill" w:date="2014-04-30T16:16:00Z"/>
          <w:lang w:eastAsia="ja-JP"/>
        </w:rPr>
      </w:pPr>
      <w:del w:id="249" w:author="Christy Caudill" w:date="2014-04-30T16:16:00Z">
        <w:r w:rsidRPr="00D40363" w:rsidDel="00C6318B">
          <w:rPr>
            <w:lang w:eastAsia="ja-JP"/>
          </w:rPr>
          <w:delText>An NGDS Node application, or node-in-a-box, which assists a data provider in sharing their data using the appropriate NGDS standards and protocols, as well as in describing their data using the system’s metadata standards</w:delText>
        </w:r>
      </w:del>
    </w:p>
    <w:p w14:paraId="6B8C218A" w14:textId="310D6171" w:rsidR="005C710F" w:rsidRPr="00D40363" w:rsidDel="00C6318B" w:rsidRDefault="005C710F" w:rsidP="00D40363">
      <w:pPr>
        <w:pStyle w:val="ListParagraph"/>
        <w:numPr>
          <w:ilvl w:val="0"/>
          <w:numId w:val="23"/>
        </w:numPr>
        <w:rPr>
          <w:del w:id="250" w:author="Christy Caudill" w:date="2014-04-30T16:16:00Z"/>
          <w:lang w:eastAsia="ja-JP"/>
        </w:rPr>
      </w:pPr>
      <w:del w:id="251" w:author="Christy Caudill" w:date="2014-04-30T16:16:00Z">
        <w:r w:rsidRPr="00D40363" w:rsidDel="00C6318B">
          <w:rPr>
            <w:lang w:eastAsia="ja-JP"/>
          </w:rPr>
          <w:lastRenderedPageBreak/>
          <w:delText>A web-application capable of creating and dereferencing URIs for resources in the sy</w:delText>
        </w:r>
        <w:r w:rsidRPr="00D40363" w:rsidDel="00C6318B">
          <w:rPr>
            <w:lang w:eastAsia="ja-JP"/>
          </w:rPr>
          <w:delText>s</w:delText>
        </w:r>
        <w:r w:rsidRPr="00D40363" w:rsidDel="00C6318B">
          <w:rPr>
            <w:lang w:eastAsia="ja-JP"/>
          </w:rPr>
          <w:delText>tem</w:delText>
        </w:r>
      </w:del>
    </w:p>
    <w:p w14:paraId="79EF9826" w14:textId="00AF82B7" w:rsidR="005C710F" w:rsidRPr="00D40363" w:rsidDel="00C6318B" w:rsidRDefault="005C710F" w:rsidP="00D40363">
      <w:pPr>
        <w:pStyle w:val="ListParagraph"/>
        <w:numPr>
          <w:ilvl w:val="0"/>
          <w:numId w:val="23"/>
        </w:numPr>
        <w:rPr>
          <w:del w:id="252" w:author="Christy Caudill" w:date="2014-04-30T16:16:00Z"/>
          <w:lang w:eastAsia="ja-JP"/>
        </w:rPr>
      </w:pPr>
      <w:del w:id="253" w:author="Christy Caudill" w:date="2014-04-30T16:16:00Z">
        <w:r w:rsidRPr="00D40363" w:rsidDel="00C6318B">
          <w:rPr>
            <w:lang w:eastAsia="ja-JP"/>
          </w:rPr>
          <w:delText>A single, aggregating catalog that maintains a registry of data-providing nodes in the sy</w:delText>
        </w:r>
        <w:r w:rsidRPr="00D40363" w:rsidDel="00C6318B">
          <w:rPr>
            <w:lang w:eastAsia="ja-JP"/>
          </w:rPr>
          <w:delText>s</w:delText>
        </w:r>
        <w:r w:rsidRPr="00D40363" w:rsidDel="00C6318B">
          <w:rPr>
            <w:lang w:eastAsia="ja-JP"/>
          </w:rPr>
          <w:delText>tem, and provides a single point of search for data from the entire system</w:delText>
        </w:r>
      </w:del>
    </w:p>
    <w:p w14:paraId="5770452D" w14:textId="683662F2" w:rsidR="005C710F" w:rsidRPr="00D40363" w:rsidDel="00C6318B" w:rsidRDefault="005C710F" w:rsidP="00D40363">
      <w:pPr>
        <w:pStyle w:val="ListParagraph"/>
        <w:numPr>
          <w:ilvl w:val="0"/>
          <w:numId w:val="23"/>
        </w:numPr>
        <w:rPr>
          <w:del w:id="254" w:author="Christy Caudill" w:date="2014-04-30T16:16:00Z"/>
          <w:lang w:eastAsia="ja-JP"/>
        </w:rPr>
      </w:pPr>
      <w:del w:id="255" w:author="Christy Caudill" w:date="2014-04-30T16:16:00Z">
        <w:r w:rsidRPr="00D40363" w:rsidDel="00C6318B">
          <w:rPr>
            <w:lang w:eastAsia="ja-JP"/>
          </w:rPr>
          <w:delText>A user-centered, entry-point web-application where data consumers go to find, evaluate, explore and acquire data in the NGDS</w:delText>
        </w:r>
      </w:del>
    </w:p>
    <w:p w14:paraId="64120F48" w14:textId="77777777" w:rsidR="00757AB6" w:rsidRPr="00D40363" w:rsidRDefault="00757AB6" w:rsidP="005C710F">
      <w:pPr>
        <w:rPr>
          <w:lang w:eastAsia="ja-JP"/>
        </w:rPr>
      </w:pPr>
    </w:p>
    <w:p w14:paraId="70BDE9E4" w14:textId="5CE46E95" w:rsidR="00757AB6" w:rsidRPr="00D40363" w:rsidDel="00C6318B" w:rsidRDefault="00876176" w:rsidP="00757AB6">
      <w:pPr>
        <w:rPr>
          <w:del w:id="256" w:author="Christy Caudill" w:date="2014-04-30T16:14:00Z"/>
          <w:lang w:eastAsia="ja-JP"/>
        </w:rPr>
      </w:pPr>
      <w:del w:id="257" w:author="Christy Caudill" w:date="2014-04-30T16:14:00Z">
        <w:r w:rsidRPr="00D40363" w:rsidDel="00C6318B">
          <w:rPr>
            <w:lang w:eastAsia="ja-JP"/>
          </w:rPr>
          <w:delText xml:space="preserve">Additional </w:delText>
        </w:r>
        <w:r w:rsidR="00757AB6" w:rsidRPr="00D40363" w:rsidDel="00C6318B">
          <w:rPr>
            <w:lang w:eastAsia="ja-JP"/>
          </w:rPr>
          <w:delText>Requirements Imposed by NGDS Architecture</w:delText>
        </w:r>
      </w:del>
    </w:p>
    <w:p w14:paraId="7E73A280" w14:textId="5E6A2BCF" w:rsidR="00757AB6" w:rsidRPr="00D40363" w:rsidDel="00C6318B" w:rsidRDefault="00757AB6" w:rsidP="00D40363">
      <w:pPr>
        <w:pStyle w:val="ListParagraph"/>
        <w:numPr>
          <w:ilvl w:val="0"/>
          <w:numId w:val="23"/>
        </w:numPr>
        <w:rPr>
          <w:del w:id="258" w:author="Christy Caudill" w:date="2014-04-30T16:14:00Z"/>
          <w:lang w:eastAsia="ja-JP"/>
        </w:rPr>
      </w:pPr>
      <w:del w:id="259" w:author="Christy Caudill" w:date="2014-04-30T16:14:00Z">
        <w:r w:rsidRPr="00D40363" w:rsidDel="00C6318B">
          <w:rPr>
            <w:lang w:eastAsia="ja-JP"/>
          </w:rPr>
          <w:delText>Standalone system component implies requirement for a service-based approach to ma</w:delText>
        </w:r>
        <w:r w:rsidRPr="00D40363" w:rsidDel="00C6318B">
          <w:rPr>
            <w:lang w:eastAsia="ja-JP"/>
          </w:rPr>
          <w:delText>n</w:delText>
        </w:r>
        <w:r w:rsidRPr="00D40363" w:rsidDel="00C6318B">
          <w:rPr>
            <w:lang w:eastAsia="ja-JP"/>
          </w:rPr>
          <w:delText>aging URIs that can be utilized by instances of the NGDS Node application</w:delText>
        </w:r>
      </w:del>
    </w:p>
    <w:p w14:paraId="352DFDEA" w14:textId="2A1F8B14" w:rsidR="00757AB6" w:rsidRPr="00D40363" w:rsidDel="00C6318B" w:rsidRDefault="00757AB6" w:rsidP="00D40363">
      <w:pPr>
        <w:pStyle w:val="ListParagraph"/>
        <w:numPr>
          <w:ilvl w:val="0"/>
          <w:numId w:val="23"/>
        </w:numPr>
        <w:rPr>
          <w:del w:id="260" w:author="Christy Caudill" w:date="2014-04-30T16:14:00Z"/>
          <w:lang w:eastAsia="ja-JP"/>
        </w:rPr>
      </w:pPr>
      <w:del w:id="261" w:author="Christy Caudill" w:date="2014-04-30T16:14:00Z">
        <w:r w:rsidRPr="00D40363" w:rsidDel="00C6318B">
          <w:rPr>
            <w:lang w:eastAsia="ja-JP"/>
          </w:rPr>
          <w:delText>Generates URIs based on a standard NGDS syntax</w:delText>
        </w:r>
      </w:del>
    </w:p>
    <w:p w14:paraId="5664BFE7" w14:textId="5EA6A232" w:rsidR="0089677A" w:rsidRPr="00D40363" w:rsidDel="00C6318B" w:rsidRDefault="0089677A" w:rsidP="0089677A">
      <w:pPr>
        <w:rPr>
          <w:del w:id="262" w:author="Christy Caudill" w:date="2014-04-30T16:14:00Z"/>
          <w:lang w:eastAsia="ja-JP"/>
        </w:rPr>
      </w:pPr>
    </w:p>
    <w:p w14:paraId="4072C5C3" w14:textId="2B51DDA4" w:rsidR="00757AB6" w:rsidRPr="00D40363" w:rsidDel="00C6318B" w:rsidRDefault="00757AB6" w:rsidP="0089677A">
      <w:pPr>
        <w:rPr>
          <w:del w:id="263" w:author="Christy Caudill" w:date="2014-04-30T16:14:00Z"/>
          <w:lang w:eastAsia="ja-JP"/>
        </w:rPr>
      </w:pPr>
      <w:del w:id="264" w:author="Christy Caudill" w:date="2014-04-30T16:14:00Z">
        <w:r w:rsidRPr="00D40363" w:rsidDel="00C6318B">
          <w:rPr>
            <w:lang w:eastAsia="ja-JP"/>
          </w:rPr>
          <w:delText>Authentication Requirements</w:delText>
        </w:r>
      </w:del>
    </w:p>
    <w:p w14:paraId="0E1995D2" w14:textId="7EB09CF0" w:rsidR="00757AB6" w:rsidRPr="00D40363" w:rsidDel="00C6318B" w:rsidRDefault="00757AB6" w:rsidP="00D40363">
      <w:pPr>
        <w:pStyle w:val="ListParagraph"/>
        <w:numPr>
          <w:ilvl w:val="0"/>
          <w:numId w:val="23"/>
        </w:numPr>
        <w:rPr>
          <w:del w:id="265" w:author="Christy Caudill" w:date="2014-04-30T16:14:00Z"/>
          <w:lang w:eastAsia="ja-JP"/>
        </w:rPr>
      </w:pPr>
      <w:del w:id="266" w:author="Christy Caudill" w:date="2014-04-30T16:14:00Z">
        <w:r w:rsidRPr="00D40363" w:rsidDel="00C6318B">
          <w:rPr>
            <w:lang w:eastAsia="ja-JP"/>
          </w:rPr>
          <w:delText>URIs categorized by namespaces, which are likely to correlate closely with instances of NGDS Node applications</w:delText>
        </w:r>
      </w:del>
    </w:p>
    <w:p w14:paraId="069553D0" w14:textId="5881A483" w:rsidR="00757AB6" w:rsidRPr="00D40363" w:rsidDel="00C6318B" w:rsidRDefault="00757AB6" w:rsidP="00D40363">
      <w:pPr>
        <w:pStyle w:val="ListParagraph"/>
        <w:numPr>
          <w:ilvl w:val="0"/>
          <w:numId w:val="23"/>
        </w:numPr>
        <w:rPr>
          <w:del w:id="267" w:author="Christy Caudill" w:date="2014-04-30T16:14:00Z"/>
          <w:lang w:eastAsia="ja-JP"/>
        </w:rPr>
      </w:pPr>
      <w:del w:id="268" w:author="Christy Caudill" w:date="2014-04-30T16:14:00Z">
        <w:r w:rsidRPr="00D40363" w:rsidDel="00C6318B">
          <w:rPr>
            <w:lang w:eastAsia="ja-JP"/>
          </w:rPr>
          <w:delText>User authentication mechanism with permissions to create/edit tied to namespaces</w:delText>
        </w:r>
      </w:del>
    </w:p>
    <w:p w14:paraId="7222D223" w14:textId="00912337" w:rsidR="0089677A" w:rsidRPr="00D40363" w:rsidDel="00C6318B" w:rsidRDefault="0089677A" w:rsidP="00757AB6">
      <w:pPr>
        <w:rPr>
          <w:del w:id="269" w:author="Christy Caudill" w:date="2014-04-30T16:14:00Z"/>
          <w:lang w:eastAsia="ja-JP"/>
        </w:rPr>
      </w:pPr>
    </w:p>
    <w:p w14:paraId="29BD00B8" w14:textId="5B009E7D" w:rsidR="00757AB6" w:rsidRPr="00D40363" w:rsidDel="00C6318B" w:rsidRDefault="00757AB6" w:rsidP="00757AB6">
      <w:pPr>
        <w:rPr>
          <w:del w:id="270" w:author="Christy Caudill" w:date="2014-04-30T16:14:00Z"/>
          <w:lang w:eastAsia="ja-JP"/>
        </w:rPr>
      </w:pPr>
      <w:del w:id="271" w:author="Christy Caudill" w:date="2014-04-30T16:14:00Z">
        <w:r w:rsidRPr="00D40363" w:rsidDel="00C6318B">
          <w:rPr>
            <w:lang w:eastAsia="ja-JP"/>
          </w:rPr>
          <w:delText>Functional Requirements</w:delText>
        </w:r>
      </w:del>
    </w:p>
    <w:p w14:paraId="52D1687C" w14:textId="736D39BD" w:rsidR="00757AB6" w:rsidRPr="00D40363" w:rsidDel="00C6318B" w:rsidRDefault="00757AB6" w:rsidP="00D40363">
      <w:pPr>
        <w:pStyle w:val="ListParagraph"/>
        <w:numPr>
          <w:ilvl w:val="0"/>
          <w:numId w:val="23"/>
        </w:numPr>
        <w:rPr>
          <w:del w:id="272" w:author="Christy Caudill" w:date="2014-04-30T16:14:00Z"/>
          <w:lang w:eastAsia="ja-JP"/>
        </w:rPr>
      </w:pPr>
      <w:del w:id="273" w:author="Christy Caudill" w:date="2014-04-30T16:14:00Z">
        <w:r w:rsidRPr="00D40363" w:rsidDel="00C6318B">
          <w:rPr>
            <w:lang w:eastAsia="ja-JP"/>
          </w:rPr>
          <w:delText>URIs support regular expression pattern based redirection</w:delText>
        </w:r>
      </w:del>
    </w:p>
    <w:p w14:paraId="23E12648" w14:textId="404D0F21" w:rsidR="00757AB6" w:rsidRPr="00D40363" w:rsidDel="00C6318B" w:rsidRDefault="00757AB6" w:rsidP="00D40363">
      <w:pPr>
        <w:pStyle w:val="ListParagraph"/>
        <w:numPr>
          <w:ilvl w:val="0"/>
          <w:numId w:val="23"/>
        </w:numPr>
        <w:rPr>
          <w:del w:id="274" w:author="Christy Caudill" w:date="2014-04-30T16:14:00Z"/>
          <w:lang w:eastAsia="ja-JP"/>
        </w:rPr>
      </w:pPr>
      <w:del w:id="275" w:author="Christy Caudill" w:date="2014-04-30T16:14:00Z">
        <w:r w:rsidRPr="00D40363" w:rsidDel="00C6318B">
          <w:rPr>
            <w:lang w:eastAsia="ja-JP"/>
          </w:rPr>
          <w:delText>URIs implement HTTP content-negotiation for retrieval of different representations of the same resource</w:delText>
        </w:r>
      </w:del>
    </w:p>
    <w:p w14:paraId="3ED566AC" w14:textId="77777777" w:rsidR="00E76B90" w:rsidRPr="00D40363" w:rsidRDefault="00E76B90" w:rsidP="001F5274">
      <w:pPr>
        <w:pStyle w:val="Heading1"/>
        <w:numPr>
          <w:ilvl w:val="0"/>
          <w:numId w:val="28"/>
        </w:numPr>
        <w:rPr>
          <w:rFonts w:ascii="Times New Roman" w:hAnsi="Times New Roman"/>
        </w:rPr>
        <w:pPrChange w:id="276" w:author="Christy Caudill" w:date="2014-05-01T06:41:00Z">
          <w:pPr>
            <w:pStyle w:val="Heading1"/>
          </w:pPr>
        </w:pPrChange>
      </w:pPr>
      <w:bookmarkStart w:id="277" w:name="_Toc386690433"/>
      <w:r w:rsidRPr="00D40363">
        <w:rPr>
          <w:rFonts w:ascii="Times New Roman" w:hAnsi="Times New Roman"/>
        </w:rPr>
        <w:t>System Architecture</w:t>
      </w:r>
      <w:bookmarkEnd w:id="277"/>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5B901150" w14:textId="0BDA5C0A" w:rsidR="005E76D0" w:rsidRPr="00D40363" w:rsidDel="00C6318B" w:rsidRDefault="005E76D0" w:rsidP="00DF5CEE">
      <w:pPr>
        <w:pStyle w:val="Heading2"/>
        <w:rPr>
          <w:del w:id="278" w:author="Christy Caudill" w:date="2014-04-30T16:23:00Z"/>
          <w:rFonts w:ascii="Times New Roman" w:hAnsi="Times New Roman" w:cs="Times New Roman"/>
        </w:rPr>
      </w:pPr>
    </w:p>
    <w:p w14:paraId="40F51CA1" w14:textId="53099F42" w:rsidR="005E76D0" w:rsidRPr="00D40363" w:rsidDel="00C6318B" w:rsidRDefault="005E76D0" w:rsidP="00DF5CEE">
      <w:pPr>
        <w:pStyle w:val="Heading2"/>
        <w:rPr>
          <w:del w:id="279" w:author="Christy Caudill" w:date="2014-04-30T16:23:00Z"/>
          <w:rFonts w:ascii="Times New Roman" w:hAnsi="Times New Roman" w:cs="Times New Roman"/>
        </w:rPr>
      </w:pPr>
    </w:p>
    <w:p w14:paraId="16581BEA" w14:textId="332F8696" w:rsidR="005E76D0" w:rsidRPr="00D40363" w:rsidDel="00C6318B" w:rsidRDefault="005E76D0" w:rsidP="00DF5CEE">
      <w:pPr>
        <w:pStyle w:val="Heading2"/>
        <w:rPr>
          <w:del w:id="280" w:author="Christy Caudill" w:date="2014-04-30T16:23:00Z"/>
          <w:rFonts w:ascii="Times New Roman" w:hAnsi="Times New Roman" w:cs="Times New Roman"/>
        </w:rPr>
      </w:pPr>
    </w:p>
    <w:p w14:paraId="4D33A82A" w14:textId="414AF9A4" w:rsidR="005E76D0" w:rsidRPr="00D40363" w:rsidDel="00C6318B" w:rsidRDefault="005E76D0" w:rsidP="00DF5CEE">
      <w:pPr>
        <w:pStyle w:val="Heading2"/>
        <w:rPr>
          <w:del w:id="281" w:author="Christy Caudill" w:date="2014-04-30T16:23:00Z"/>
          <w:rFonts w:ascii="Times New Roman" w:hAnsi="Times New Roman" w:cs="Times New Roman"/>
        </w:rPr>
      </w:pPr>
    </w:p>
    <w:p w14:paraId="0EE14504" w14:textId="77777777" w:rsidR="0067667E" w:rsidRPr="0067667E" w:rsidRDefault="0067667E" w:rsidP="0067667E">
      <w:pPr>
        <w:pStyle w:val="ListParagraph"/>
        <w:keepNext/>
        <w:numPr>
          <w:ilvl w:val="0"/>
          <w:numId w:val="37"/>
        </w:numPr>
        <w:spacing w:before="240" w:after="60"/>
        <w:contextualSpacing w:val="0"/>
        <w:outlineLvl w:val="1"/>
        <w:rPr>
          <w:ins w:id="282" w:author="Christy Caudill" w:date="2014-05-01T06:42:00Z"/>
          <w:b/>
          <w:bCs/>
          <w:i/>
          <w:iCs/>
          <w:vanish/>
          <w:color w:val="548DD4" w:themeColor="text2" w:themeTint="99"/>
          <w:sz w:val="32"/>
          <w:szCs w:val="32"/>
        </w:rPr>
      </w:pPr>
      <w:bookmarkStart w:id="283" w:name="_Toc386690434"/>
      <w:bookmarkEnd w:id="283"/>
    </w:p>
    <w:p w14:paraId="3ED566AE" w14:textId="46FDBA4F" w:rsidR="00E91244" w:rsidRPr="00ED4E9B" w:rsidRDefault="00E91244" w:rsidP="0067667E">
      <w:pPr>
        <w:pStyle w:val="Heading2"/>
        <w:numPr>
          <w:ilvl w:val="3"/>
          <w:numId w:val="37"/>
        </w:numPr>
        <w:rPr>
          <w:rFonts w:ascii="Times New Roman" w:hAnsi="Times New Roman" w:cs="Times New Roman"/>
          <w:sz w:val="32"/>
          <w:szCs w:val="32"/>
        </w:rPr>
        <w:pPrChange w:id="284" w:author="Christy Caudill" w:date="2014-05-01T06:42:00Z">
          <w:pPr>
            <w:pStyle w:val="Heading2"/>
          </w:pPr>
        </w:pPrChange>
      </w:pPr>
      <w:bookmarkStart w:id="285" w:name="_Toc386690435"/>
      <w:r w:rsidRPr="00ED4E9B">
        <w:rPr>
          <w:rFonts w:ascii="Times New Roman" w:hAnsi="Times New Roman" w:cs="Times New Roman"/>
          <w:sz w:val="32"/>
          <w:szCs w:val="32"/>
        </w:rPr>
        <w:t>Functional components</w:t>
      </w:r>
      <w:bookmarkEnd w:id="285"/>
      <w:r w:rsidRPr="00ED4E9B">
        <w:rPr>
          <w:rFonts w:ascii="Times New Roman" w:hAnsi="Times New Roman" w:cs="Times New Roman"/>
          <w:sz w:val="32"/>
          <w:szCs w:val="32"/>
        </w:rPr>
        <w:t xml:space="preserve"> </w:t>
      </w:r>
    </w:p>
    <w:p w14:paraId="3ED566AF" w14:textId="77777777" w:rsidR="00E91244" w:rsidRPr="00D40363" w:rsidRDefault="00E91244" w:rsidP="00937F70">
      <w:pPr>
        <w:pStyle w:val="Heading3"/>
        <w:numPr>
          <w:ilvl w:val="0"/>
          <w:numId w:val="43"/>
        </w:numPr>
        <w:rPr>
          <w:rFonts w:ascii="Times New Roman" w:hAnsi="Times New Roman"/>
        </w:rPr>
        <w:pPrChange w:id="286" w:author="Christy Caudill" w:date="2014-05-01T06:48:00Z">
          <w:pPr>
            <w:pStyle w:val="Heading3"/>
          </w:pPr>
        </w:pPrChange>
      </w:pPr>
      <w:bookmarkStart w:id="287" w:name="_Toc386690436"/>
      <w:r w:rsidRPr="00D40363">
        <w:rPr>
          <w:rFonts w:ascii="Times New Roman" w:hAnsi="Times New Roman"/>
        </w:rPr>
        <w:t>Catalog</w:t>
      </w:r>
      <w:bookmarkEnd w:id="287"/>
    </w:p>
    <w:p w14:paraId="3ED566B2" w14:textId="10E66846"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1F5274" w:rsidRPr="00D461F3"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1F5274" w:rsidRPr="00D461F3" w:rsidRDefault="001F527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protocol.The CSW service requires all conformant impleme</w:t>
      </w:r>
      <w:r w:rsidRPr="00194DED">
        <w:t>n</w:t>
      </w:r>
      <w:r w:rsidRPr="00194DED">
        <w:t>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6123E46A" w:rsidR="00C95196" w:rsidRPr="00283C48"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r w:rsidR="00E76B90" w:rsidRPr="00194DED">
        <w:rPr>
          <w:bCs/>
        </w:rPr>
        <w:t>Document repository</w:t>
      </w:r>
      <w:r w:rsidRPr="00194DED">
        <w:rPr>
          <w:bCs/>
        </w:rPr>
        <w:t>.</w:t>
      </w:r>
    </w:p>
    <w:p w14:paraId="3ED566B5" w14:textId="77777777" w:rsidR="00E76B90" w:rsidRPr="00D40363" w:rsidRDefault="00E76B90" w:rsidP="00194DED">
      <w:r w:rsidRPr="00D40363">
        <w:lastRenderedPageBreak/>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 xml:space="preserve">Fedora (http://fedora-commons.org/),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937F70">
      <w:pPr>
        <w:pStyle w:val="Heading3"/>
        <w:numPr>
          <w:ilvl w:val="0"/>
          <w:numId w:val="44"/>
        </w:numPr>
        <w:rPr>
          <w:rFonts w:ascii="Times New Roman" w:hAnsi="Times New Roman"/>
        </w:rPr>
        <w:pPrChange w:id="288" w:author="Christy Caudill" w:date="2014-05-01T06:48:00Z">
          <w:pPr>
            <w:pStyle w:val="Heading3"/>
          </w:pPr>
        </w:pPrChange>
      </w:pPr>
      <w:bookmarkStart w:id="289" w:name="_Toc386690437"/>
      <w:r w:rsidRPr="00D40363">
        <w:rPr>
          <w:rFonts w:ascii="Times New Roman" w:hAnsi="Times New Roman"/>
        </w:rPr>
        <w:t>Data Servers</w:t>
      </w:r>
      <w:bookmarkEnd w:id="289"/>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Pr="00D40363"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13E4300B" w:rsidR="00E76B90" w:rsidRPr="00D40363" w:rsidDel="00F563D1" w:rsidRDefault="00E76B90" w:rsidP="0085088D">
      <w:pPr>
        <w:rPr>
          <w:del w:id="290" w:author="Christy Caudill" w:date="2014-04-30T16:24:00Z"/>
        </w:rPr>
      </w:pPr>
      <w:r w:rsidRPr="00D40363">
        <w:t xml:space="preserve">Thus, services </w:t>
      </w:r>
      <w:r w:rsidR="00AD2577" w:rsidRPr="00D40363">
        <w:t>are</w:t>
      </w:r>
      <w:r w:rsidRPr="00D40363">
        <w:t xml:space="preserve">be defined using simple xml schema with string and numeric-valued elements. These services can be consumed by existing clients like ArcMap and Quantum GIS. </w:t>
      </w:r>
      <w:r w:rsidR="00433860" w:rsidRPr="00D40363">
        <w:t>S</w:t>
      </w:r>
      <w:r w:rsidRPr="00D40363">
        <w:t>imple</w:t>
      </w:r>
      <w:r w:rsidR="00433860" w:rsidRPr="00D40363">
        <w:t xml:space="preserve"> fe</w:t>
      </w:r>
      <w:r w:rsidR="00433860" w:rsidRPr="00D40363">
        <w:t>a</w:t>
      </w:r>
      <w:r w:rsidR="00433860" w:rsidRPr="00D40363">
        <w:t>ture</w:t>
      </w:r>
      <w:r w:rsidRPr="00D40363">
        <w:t xml:space="preserve"> schema will be compatible with </w:t>
      </w:r>
      <w:r w:rsidR="00433860" w:rsidRPr="00D40363">
        <w:t xml:space="preserve">GeoSciML, </w:t>
      </w:r>
      <w:r w:rsidRPr="00D40363">
        <w:t xml:space="preserve"> ISO specifications</w:t>
      </w:r>
      <w:r w:rsidR="00433860" w:rsidRPr="00D40363">
        <w:t xml:space="preserve">, and other complex standard </w:t>
      </w:r>
      <w:r w:rsidR="00433860" w:rsidRPr="00D40363">
        <w:lastRenderedPageBreak/>
        <w:t>schema</w:t>
      </w:r>
      <w:r w:rsidRPr="00D40363">
        <w:t xml:space="preserve"> to the degree that is practical. As clients are developed for richer-content complex fe</w:t>
      </w:r>
      <w:r w:rsidRPr="00D40363">
        <w:t>a</w:t>
      </w:r>
      <w:r w:rsidRPr="00D40363">
        <w:t xml:space="preserve">ture services, the NGDS </w:t>
      </w:r>
      <w:r w:rsidR="00433860" w:rsidRPr="00D40363">
        <w:t>can adopt</w:t>
      </w:r>
      <w:r w:rsidRPr="00D40363">
        <w:t xml:space="preserve"> more complex</w:t>
      </w:r>
      <w:r w:rsidR="00433860" w:rsidRPr="00D40363">
        <w:t>, information-rich</w:t>
      </w:r>
      <w:r w:rsidRPr="00D40363">
        <w:t xml:space="preserve"> schema.  There are also a number of other data formats in use in related communities for geoscience information inte</w:t>
      </w:r>
      <w:r w:rsidRPr="00D40363">
        <w:t>r</w:t>
      </w:r>
      <w:r w:rsidRPr="00D40363">
        <w:t xml:space="preserve">change, including WaterML in use by the CUAHSI project, NetCDF, which is widely used for large numeric data sets in the atmospheric and remote sensing communities, and an xml markup developed for geochemical data by the EarthChem project. </w:t>
      </w:r>
      <w:r w:rsidR="00EE70A2" w:rsidRPr="00D40363">
        <w:t xml:space="preserve"> NGDS has used such schemas as a basis for constructing current information exchanges so that uniformity and interoperability in the science community are more likely to be achieved.</w:t>
      </w:r>
    </w:p>
    <w:p w14:paraId="416B3CB4" w14:textId="77777777" w:rsidR="00482814" w:rsidRPr="00D40363" w:rsidRDefault="00482814" w:rsidP="000F2DCC"/>
    <w:p w14:paraId="3ED566BF" w14:textId="77777777" w:rsidR="00E76B90" w:rsidRPr="00D40363" w:rsidRDefault="00E76B90" w:rsidP="00937F70">
      <w:pPr>
        <w:pStyle w:val="Heading3"/>
        <w:numPr>
          <w:ilvl w:val="0"/>
          <w:numId w:val="45"/>
        </w:numPr>
        <w:rPr>
          <w:rFonts w:ascii="Times New Roman" w:hAnsi="Times New Roman"/>
        </w:rPr>
        <w:pPrChange w:id="291" w:author="Christy Caudill" w:date="2014-05-01T06:49:00Z">
          <w:pPr>
            <w:pStyle w:val="Heading3"/>
          </w:pPr>
        </w:pPrChange>
      </w:pPr>
      <w:bookmarkStart w:id="292" w:name="_Toc386690438"/>
      <w:r w:rsidRPr="00D40363">
        <w:rPr>
          <w:rFonts w:ascii="Times New Roman" w:hAnsi="Times New Roman"/>
        </w:rPr>
        <w:t>Database and File System</w:t>
      </w:r>
      <w:bookmarkEnd w:id="292"/>
    </w:p>
    <w:p w14:paraId="3ED566C0" w14:textId="39252C45"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client-sde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17"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18"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937F70">
      <w:pPr>
        <w:pStyle w:val="Heading3"/>
        <w:numPr>
          <w:ilvl w:val="0"/>
          <w:numId w:val="46"/>
        </w:numPr>
        <w:rPr>
          <w:rFonts w:ascii="Times New Roman" w:hAnsi="Times New Roman"/>
        </w:rPr>
        <w:pPrChange w:id="293" w:author="Christy Caudill" w:date="2014-05-01T06:49:00Z">
          <w:pPr>
            <w:pStyle w:val="Heading3"/>
          </w:pPr>
        </w:pPrChange>
      </w:pPr>
      <w:bookmarkStart w:id="294" w:name="_Toc386690439"/>
      <w:r w:rsidRPr="00D40363">
        <w:rPr>
          <w:rFonts w:ascii="Times New Roman" w:hAnsi="Times New Roman"/>
        </w:rPr>
        <w:t>Clients</w:t>
      </w:r>
      <w:bookmarkEnd w:id="294"/>
    </w:p>
    <w:p w14:paraId="3ED566C2" w14:textId="546A3725"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and manipuation of</w:t>
      </w:r>
      <w:r w:rsidRPr="00D40363">
        <w:t xml:space="preserve"> NGDS</w:t>
      </w:r>
      <w:r w:rsidR="00225716" w:rsidRPr="00D40363">
        <w:t xml:space="preserve"> data.</w:t>
      </w:r>
    </w:p>
    <w:p w14:paraId="3ED566C3" w14:textId="77777777" w:rsidR="00E76B90" w:rsidRPr="00ED4E9B" w:rsidRDefault="00E76B90" w:rsidP="0067667E">
      <w:pPr>
        <w:pStyle w:val="Heading2"/>
        <w:numPr>
          <w:ilvl w:val="0"/>
          <w:numId w:val="38"/>
        </w:numPr>
        <w:rPr>
          <w:rFonts w:ascii="Times New Roman" w:hAnsi="Times New Roman" w:cs="Times New Roman"/>
          <w:sz w:val="32"/>
          <w:szCs w:val="32"/>
        </w:rPr>
        <w:pPrChange w:id="295" w:author="Christy Caudill" w:date="2014-05-01T06:43:00Z">
          <w:pPr>
            <w:pStyle w:val="Heading2"/>
          </w:pPr>
        </w:pPrChange>
      </w:pPr>
      <w:bookmarkStart w:id="296" w:name="_Toc386690440"/>
      <w:r w:rsidRPr="00ED4E9B">
        <w:rPr>
          <w:rFonts w:ascii="Times New Roman" w:hAnsi="Times New Roman" w:cs="Times New Roman"/>
          <w:sz w:val="32"/>
          <w:szCs w:val="32"/>
        </w:rPr>
        <w:t>System deployment</w:t>
      </w:r>
      <w:bookmarkEnd w:id="296"/>
    </w:p>
    <w:p w14:paraId="3ED566C4" w14:textId="77777777" w:rsidR="00E76B90" w:rsidRPr="00D40363" w:rsidRDefault="00E76B90" w:rsidP="00937F70">
      <w:pPr>
        <w:pStyle w:val="Heading3"/>
        <w:numPr>
          <w:ilvl w:val="0"/>
          <w:numId w:val="47"/>
        </w:numPr>
        <w:rPr>
          <w:rFonts w:ascii="Times New Roman" w:hAnsi="Times New Roman"/>
        </w:rPr>
        <w:pPrChange w:id="297" w:author="Christy Caudill" w:date="2014-05-01T06:50:00Z">
          <w:pPr>
            <w:pStyle w:val="Heading3"/>
          </w:pPr>
        </w:pPrChange>
      </w:pPr>
      <w:bookmarkStart w:id="298" w:name="_Toc386690441"/>
      <w:r w:rsidRPr="00D40363">
        <w:rPr>
          <w:rFonts w:ascii="Times New Roman" w:hAnsi="Times New Roman"/>
        </w:rPr>
        <w:t>Nodes</w:t>
      </w:r>
      <w:bookmarkEnd w:id="298"/>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3ED566C7" w14:textId="7F797B9F" w:rsidR="00E76B90" w:rsidRPr="00D40363" w:rsidRDefault="00A0650C"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1F5274" w:rsidRPr="0051059F" w:rsidRDefault="001F5274"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1F5274" w:rsidRPr="0051059F" w:rsidRDefault="001F5274"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1F5274" w:rsidRPr="001A2982" w:rsidRDefault="001F5274" w:rsidP="00524E4D">
                            <w:pPr>
                              <w:pStyle w:val="Caption"/>
                              <w:rPr>
                                <w:rFonts w:ascii="Times New Roman" w:hAnsi="Times New Roman"/>
                                <w:noProof/>
                                <w:sz w:val="24"/>
                                <w:szCs w:val="24"/>
                              </w:rPr>
                            </w:pPr>
                            <w:bookmarkStart w:id="299"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299"/>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1F5274" w:rsidRPr="001A2982" w:rsidRDefault="001F5274" w:rsidP="00524E4D">
                      <w:pPr>
                        <w:pStyle w:val="Caption"/>
                        <w:rPr>
                          <w:rFonts w:ascii="Times New Roman" w:hAnsi="Times New Roman"/>
                          <w:noProof/>
                          <w:sz w:val="24"/>
                          <w:szCs w:val="24"/>
                        </w:rPr>
                      </w:pPr>
                      <w:bookmarkStart w:id="300"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300"/>
                      <w:r>
                        <w:rPr>
                          <w:noProof/>
                        </w:rPr>
                        <w:t>Deployment</w:t>
                      </w:r>
                    </w:p>
                  </w:txbxContent>
                </v:textbox>
              </v:shape>
            </w:pict>
          </mc:Fallback>
        </mc:AlternateContent>
      </w:r>
      <w:r w:rsidR="00B81272"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937F70">
      <w:pPr>
        <w:pStyle w:val="Heading3"/>
        <w:numPr>
          <w:ilvl w:val="0"/>
          <w:numId w:val="48"/>
        </w:numPr>
        <w:rPr>
          <w:rFonts w:ascii="Times New Roman" w:hAnsi="Times New Roman"/>
        </w:rPr>
        <w:pPrChange w:id="301" w:author="Christy Caudill" w:date="2014-05-01T06:50:00Z">
          <w:pPr>
            <w:pStyle w:val="Heading3"/>
          </w:pPr>
        </w:pPrChange>
      </w:pPr>
      <w:bookmarkStart w:id="302" w:name="_Toc386690442"/>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302"/>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0"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572FC4D7" w14:textId="3162782E" w:rsidR="00F87FF9" w:rsidRPr="00D40363" w:rsidRDefault="008031F1" w:rsidP="00F87FF9">
      <w:r w:rsidRPr="00D40363">
        <w:t xml:space="preserve"> </w:t>
      </w:r>
      <w:r w:rsidR="00F87FF9" w:rsidRPr="00D40363">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00F87FF9" w:rsidRPr="00D40363">
        <w:t>e</w:t>
      </w:r>
      <w:r w:rsidR="00F87FF9" w:rsidRPr="00D40363">
        <w:t>velopment.ini”) that defines the behavior of a node during startup was added. The node can e</w:t>
      </w:r>
      <w:r w:rsidR="00F87FF9" w:rsidRPr="00D40363">
        <w:t>i</w:t>
      </w:r>
      <w:r w:rsidR="00F87FF9" w:rsidRPr="00D40363">
        <w:t xml:space="preserve">ther be configured as Central Node or Node- in-a-Box. As a Central Node the NGDS software </w:t>
      </w:r>
      <w:r w:rsidR="00F87FF9" w:rsidRPr="00D40363">
        <w:lastRenderedPageBreak/>
        <w:t>provides the harvesting but no uploading capability while as a Node-in-a-Box the NGDS sof</w:t>
      </w:r>
      <w:r w:rsidR="00F87FF9" w:rsidRPr="00D40363">
        <w:t>t</w:t>
      </w:r>
      <w:r w:rsidR="00F87FF9" w:rsidRPr="00D40363">
        <w:t>ware provides content uploading but no harvesting capability.</w:t>
      </w:r>
    </w:p>
    <w:p w14:paraId="7B763550" w14:textId="77777777" w:rsidR="00CD7F0E" w:rsidRPr="00D40363" w:rsidRDefault="00CD7F0E" w:rsidP="00CD7F0E">
      <w:pPr>
        <w:rPr>
          <w:ins w:id="303" w:author="Christy Caudill" w:date="2014-05-01T06:57:00Z"/>
        </w:rPr>
      </w:pPr>
      <w:ins w:id="304" w:author="Christy Caudill" w:date="2014-05-01T06:57:00Z">
        <w:r w:rsidRPr="00D40363">
          <w:t xml:space="preserve">At the main aggregator </w:t>
        </w:r>
        <w:r>
          <w:fldChar w:fldCharType="begin"/>
        </w:r>
        <w:r>
          <w:instrText xml:space="preserve"> HYPERLINK "http://www.geothermaldata.org" </w:instrText>
        </w:r>
        <w:r>
          <w:fldChar w:fldCharType="separate"/>
        </w:r>
        <w:r w:rsidRPr="00D40363">
          <w:rPr>
            <w:rStyle w:val="Hyperlink"/>
          </w:rPr>
          <w:t>http://www.geothermaldata.org</w:t>
        </w:r>
        <w:r>
          <w:rPr>
            <w:rStyle w:val="Hyperlink"/>
          </w:rPr>
          <w:fldChar w:fldCharType="end"/>
        </w:r>
        <w:r w:rsidRPr="00D40363">
          <w:t>, data discovery is accomplished in seve</w:t>
        </w:r>
        <w:r w:rsidRPr="00D40363">
          <w:t>r</w:t>
        </w:r>
        <w:r w:rsidRPr="00D40363">
          <w:t>al ways:</w:t>
        </w:r>
      </w:ins>
    </w:p>
    <w:p w14:paraId="00E827A4" w14:textId="77777777" w:rsidR="00CD7F0E" w:rsidRPr="00D40363" w:rsidRDefault="00CD7F0E" w:rsidP="00CD7F0E">
      <w:pPr>
        <w:pStyle w:val="ListParagraph"/>
        <w:numPr>
          <w:ilvl w:val="0"/>
          <w:numId w:val="8"/>
        </w:numPr>
        <w:rPr>
          <w:ins w:id="305" w:author="Christy Caudill" w:date="2014-05-01T06:57:00Z"/>
        </w:rPr>
      </w:pPr>
      <w:ins w:id="306" w:author="Christy Caudill" w:date="2014-05-01T06:57:00Z">
        <w:r w:rsidRPr="00D40363">
          <w:t xml:space="preserve">The NGDS Map Search, </w:t>
        </w:r>
        <w:r>
          <w:fldChar w:fldCharType="begin"/>
        </w:r>
        <w:r>
          <w:instrText xml:space="preserve"> HYPERLINK "http://www.geothermaldata.org/ngds/map" </w:instrText>
        </w:r>
        <w:r>
          <w:fldChar w:fldCharType="separate"/>
        </w:r>
        <w:r w:rsidRPr="00D40363">
          <w:rPr>
            <w:rStyle w:val="Hyperlink"/>
          </w:rPr>
          <w:t>http://www.geothermaldata.org/ngds/map</w:t>
        </w:r>
        <w:r>
          <w:rPr>
            <w:rStyle w:val="Hyperlink"/>
          </w:rPr>
          <w:fldChar w:fldCharType="end"/>
        </w:r>
        <w:r w:rsidRPr="00D40363">
          <w:t>, which allows a keyword or drawn bounding box search for GIS data as well as geo-located publications and other r</w:t>
        </w:r>
        <w:r w:rsidRPr="00D40363">
          <w:t>e</w:t>
        </w:r>
        <w:r w:rsidRPr="00D40363">
          <w:t>sources.</w:t>
        </w:r>
      </w:ins>
    </w:p>
    <w:p w14:paraId="65456F81" w14:textId="77777777" w:rsidR="00CD7F0E" w:rsidRPr="00D40363" w:rsidRDefault="00CD7F0E" w:rsidP="00CD7F0E">
      <w:pPr>
        <w:pStyle w:val="ListParagraph"/>
        <w:numPr>
          <w:ilvl w:val="0"/>
          <w:numId w:val="8"/>
        </w:numPr>
        <w:rPr>
          <w:ins w:id="307" w:author="Christy Caudill" w:date="2014-05-01T06:57:00Z"/>
        </w:rPr>
      </w:pPr>
      <w:ins w:id="308" w:author="Christy Caudill" w:date="2014-05-01T06:57:00Z">
        <w:r w:rsidRPr="00D40363">
          <w:t xml:space="preserve">The NGDS Library Search, </w:t>
        </w:r>
        <w:r>
          <w:fldChar w:fldCharType="begin"/>
        </w:r>
        <w:r>
          <w:instrText xml:space="preserve"> HYPERLINK "http://www.geothermaldata.org/dataset?_tags_limit=0" </w:instrText>
        </w:r>
        <w:r>
          <w:fldChar w:fldCharType="separate"/>
        </w:r>
        <w:r w:rsidRPr="00D40363">
          <w:rPr>
            <w:rStyle w:val="Hyperlink"/>
          </w:rPr>
          <w:t>http://www.geothermaldata.org/dataset?_tags_limit=0</w:t>
        </w:r>
        <w:r>
          <w:rPr>
            <w:rStyle w:val="Hyperlink"/>
          </w:rPr>
          <w:fldChar w:fldCharType="end"/>
        </w:r>
        <w:r w:rsidRPr="00D40363">
          <w:t>, having keyword as well as facted search functions. The faceted searches can be performed using a</w:t>
        </w:r>
        <w:r w:rsidRPr="00D40363">
          <w:t>u</w:t>
        </w:r>
        <w:r w:rsidRPr="00D40363">
          <w:t>thors, contact, broad categories, and by content model (information exchange types).</w:t>
        </w:r>
      </w:ins>
    </w:p>
    <w:p w14:paraId="33D39928" w14:textId="77777777" w:rsidR="00CD7F0E" w:rsidRPr="00D40363" w:rsidRDefault="00CD7F0E" w:rsidP="00CD7F0E">
      <w:pPr>
        <w:pStyle w:val="ListParagraph"/>
        <w:numPr>
          <w:ilvl w:val="1"/>
          <w:numId w:val="8"/>
        </w:numPr>
        <w:rPr>
          <w:ins w:id="309" w:author="Christy Caudill" w:date="2014-05-01T06:57:00Z"/>
        </w:rPr>
      </w:pPr>
      <w:ins w:id="310" w:author="Christy Caudill" w:date="2014-05-01T06:57:00Z">
        <w:r w:rsidRPr="00D40363">
          <w:t>Search hints, using special terms, wildcard searches, and special characters is avail</w:t>
        </w:r>
        <w:r w:rsidRPr="00D40363">
          <w:t>a</w:t>
        </w:r>
        <w:r w:rsidRPr="00D40363">
          <w:t xml:space="preserve">ble at </w:t>
        </w:r>
        <w:r>
          <w:fldChar w:fldCharType="begin"/>
        </w:r>
        <w:r>
          <w:instrText xml:space="preserve"> HYPERLINK "http://ngds.github.io/documents/SearchHints.htm" </w:instrText>
        </w:r>
        <w:r>
          <w:fldChar w:fldCharType="separate"/>
        </w:r>
        <w:r w:rsidRPr="00D40363">
          <w:rPr>
            <w:rStyle w:val="Hyperlink"/>
          </w:rPr>
          <w:t>http://ngds.github.io/documents/SearchHints.htm</w:t>
        </w:r>
        <w:r>
          <w:rPr>
            <w:rStyle w:val="Hyperlink"/>
          </w:rPr>
          <w:fldChar w:fldCharType="end"/>
        </w:r>
        <w:r w:rsidRPr="00D40363">
          <w:t>.</w:t>
        </w:r>
      </w:ins>
    </w:p>
    <w:p w14:paraId="57A76B0C" w14:textId="77777777" w:rsidR="00CD7F0E" w:rsidRPr="00D40363" w:rsidRDefault="00CD7F0E" w:rsidP="00CD7F0E">
      <w:pPr>
        <w:pStyle w:val="ListParagraph"/>
        <w:numPr>
          <w:ilvl w:val="0"/>
          <w:numId w:val="8"/>
        </w:numPr>
        <w:rPr>
          <w:ins w:id="311" w:author="Christy Caudill" w:date="2014-05-01T06:57:00Z"/>
        </w:rPr>
      </w:pPr>
      <w:ins w:id="312" w:author="Christy Caudill" w:date="2014-05-01T06:57:00Z">
        <w:r w:rsidRPr="00D40363">
          <w:t xml:space="preserve">Geothermal Prospector preview, </w:t>
        </w:r>
        <w:r>
          <w:fldChar w:fldCharType="begin"/>
        </w:r>
        <w:r>
          <w:instrText xml:space="preserve"> HYPERLINK "https://maps-stage.nrel.gov/geothermal-prospector/" </w:instrText>
        </w:r>
        <w:r>
          <w:fldChar w:fldCharType="separate"/>
        </w:r>
        <w:r w:rsidRPr="00D40363">
          <w:rPr>
            <w:rStyle w:val="Hyperlink"/>
          </w:rPr>
          <w:t>https://maps-stage.nrel.gov/geothermal-prospector/</w:t>
        </w:r>
        <w:r>
          <w:rPr>
            <w:rStyle w:val="Hyperlink"/>
          </w:rPr>
          <w:fldChar w:fldCharType="end"/>
        </w:r>
        <w:r w:rsidRPr="00D40363">
          <w:t>, which is provided in the Dataset Details page for each resource that has a WMS and/or WFS distr</w:t>
        </w:r>
        <w:r w:rsidRPr="00D40363">
          <w:t>i</w:t>
        </w:r>
        <w:r w:rsidRPr="00D40363">
          <w:t>bution.</w:t>
        </w:r>
      </w:ins>
    </w:p>
    <w:p w14:paraId="4CC28B31" w14:textId="77777777" w:rsidR="00CD7F0E" w:rsidRPr="00D40363" w:rsidRDefault="00CD7F0E" w:rsidP="00CD7F0E">
      <w:pPr>
        <w:rPr>
          <w:ins w:id="313" w:author="Christy Caudill" w:date="2014-05-01T06:57:00Z"/>
        </w:rPr>
      </w:pPr>
      <w:ins w:id="314" w:author="Christy Caudill" w:date="2014-05-01T06:57:00Z">
        <w:r w:rsidRPr="00D40363">
          <w:t>As discussed earlier, system design dictates that any software client can access the data in the system given the predictable data types and web service distributions.  Some of those client-side access options include:</w:t>
        </w:r>
      </w:ins>
    </w:p>
    <w:p w14:paraId="5E62BCDA" w14:textId="77777777" w:rsidR="00CD7F0E" w:rsidRPr="00D40363" w:rsidRDefault="00CD7F0E" w:rsidP="00CD7F0E">
      <w:pPr>
        <w:pStyle w:val="ListParagraph"/>
        <w:numPr>
          <w:ilvl w:val="0"/>
          <w:numId w:val="22"/>
        </w:numPr>
        <w:rPr>
          <w:ins w:id="315" w:author="Christy Caudill" w:date="2014-05-01T06:57:00Z"/>
        </w:rPr>
      </w:pPr>
      <w:ins w:id="316" w:author="Christy Caudill" w:date="2014-05-01T06:57:00Z">
        <w:r w:rsidRPr="00D40363">
          <w:t xml:space="preserve">The Data Exlporer, </w:t>
        </w:r>
        <w:r>
          <w:fldChar w:fldCharType="begin"/>
        </w:r>
        <w:r>
          <w:instrText xml:space="preserve"> HYPERLINK "http://data.geothermaldatasystem.org/" </w:instrText>
        </w:r>
        <w:r>
          <w:fldChar w:fldCharType="separate"/>
        </w:r>
        <w:r w:rsidRPr="00D40363">
          <w:rPr>
            <w:rStyle w:val="Hyperlink"/>
          </w:rPr>
          <w:t>http://data.geothermaldatasystem.org/</w:t>
        </w:r>
        <w:r>
          <w:rPr>
            <w:rStyle w:val="Hyperlink"/>
          </w:rPr>
          <w:fldChar w:fldCharType="end"/>
        </w:r>
        <w:r w:rsidRPr="00D40363">
          <w:t xml:space="preserve"> </w:t>
        </w:r>
      </w:ins>
    </w:p>
    <w:p w14:paraId="0CF3E02C" w14:textId="77777777" w:rsidR="00CD7F0E" w:rsidRPr="00D40363" w:rsidRDefault="00CD7F0E" w:rsidP="00CD7F0E">
      <w:pPr>
        <w:pStyle w:val="ListParagraph"/>
        <w:numPr>
          <w:ilvl w:val="0"/>
          <w:numId w:val="22"/>
        </w:numPr>
        <w:rPr>
          <w:ins w:id="317" w:author="Christy Caudill" w:date="2014-05-01T06:57:00Z"/>
        </w:rPr>
      </w:pPr>
      <w:ins w:id="318" w:author="Christy Caudill" w:date="2014-05-01T06:57:00Z">
        <w:r w:rsidRPr="00D40363">
          <w:t xml:space="preserve">The USGS National Map Viewer, </w:t>
        </w:r>
        <w:r>
          <w:fldChar w:fldCharType="begin"/>
        </w:r>
        <w:r>
          <w:instrText xml:space="preserve"> HYPERLINK "http://viewer.nationalmap.gov/viewer/" </w:instrText>
        </w:r>
        <w:r>
          <w:fldChar w:fldCharType="separate"/>
        </w:r>
        <w:r w:rsidRPr="00D40363">
          <w:rPr>
            <w:rStyle w:val="Hyperlink"/>
          </w:rPr>
          <w:t>http://viewer.nationalmap.gov/viewer/</w:t>
        </w:r>
        <w:r>
          <w:rPr>
            <w:rStyle w:val="Hyperlink"/>
          </w:rPr>
          <w:fldChar w:fldCharType="end"/>
        </w:r>
      </w:ins>
    </w:p>
    <w:p w14:paraId="02EBBDD2" w14:textId="77777777" w:rsidR="00CD7F0E" w:rsidRPr="00D40363" w:rsidRDefault="00CD7F0E" w:rsidP="00CD7F0E">
      <w:pPr>
        <w:pStyle w:val="ListParagraph"/>
        <w:numPr>
          <w:ilvl w:val="0"/>
          <w:numId w:val="22"/>
        </w:numPr>
        <w:rPr>
          <w:ins w:id="319" w:author="Christy Caudill" w:date="2014-05-01T06:57:00Z"/>
        </w:rPr>
      </w:pPr>
      <w:ins w:id="320" w:author="Christy Caudill" w:date="2014-05-01T06:57:00Z">
        <w:r w:rsidRPr="00D40363">
          <w:t xml:space="preserve">Google Earth, </w:t>
        </w:r>
        <w:r>
          <w:fldChar w:fldCharType="begin"/>
        </w:r>
        <w:r>
          <w:instrText xml:space="preserve"> HYPERLINK "http://www.google.com/earth/" </w:instrText>
        </w:r>
        <w:r>
          <w:fldChar w:fldCharType="separate"/>
        </w:r>
        <w:r w:rsidRPr="00D40363">
          <w:rPr>
            <w:rStyle w:val="Hyperlink"/>
          </w:rPr>
          <w:t>http://www.google.com/earth/</w:t>
        </w:r>
        <w:r>
          <w:rPr>
            <w:rStyle w:val="Hyperlink"/>
          </w:rPr>
          <w:fldChar w:fldCharType="end"/>
        </w:r>
      </w:ins>
    </w:p>
    <w:p w14:paraId="28DDDFDB" w14:textId="77777777" w:rsidR="00CD7F0E" w:rsidRPr="00D40363" w:rsidRDefault="00CD7F0E" w:rsidP="00CD7F0E">
      <w:pPr>
        <w:pStyle w:val="ListParagraph"/>
        <w:numPr>
          <w:ilvl w:val="0"/>
          <w:numId w:val="22"/>
        </w:numPr>
        <w:rPr>
          <w:ins w:id="321" w:author="Christy Caudill" w:date="2014-05-01T06:57:00Z"/>
        </w:rPr>
      </w:pPr>
      <w:ins w:id="322" w:author="Christy Caudill" w:date="2014-05-01T06:57:00Z">
        <w:r w:rsidRPr="00D40363">
          <w:t>Any number of FOSGS (free and open source geospatial software) programs</w:t>
        </w:r>
      </w:ins>
    </w:p>
    <w:p w14:paraId="62E1A1BC" w14:textId="77777777" w:rsidR="00CD7F0E" w:rsidRPr="00D40363" w:rsidRDefault="00CD7F0E" w:rsidP="00CD7F0E">
      <w:pPr>
        <w:rPr>
          <w:ins w:id="323" w:author="Christy Caudill" w:date="2014-05-01T06:57:00Z"/>
        </w:rPr>
      </w:pPr>
      <w:ins w:id="324" w:author="Christy Caudill" w:date="2014-05-01T06:57:00Z">
        <w:r w:rsidRPr="00D40363">
          <w:t xml:space="preserve">See </w:t>
        </w:r>
        <w:r>
          <w:fldChar w:fldCharType="begin"/>
        </w:r>
        <w:r>
          <w:instrText xml:space="preserve"> HYPERLINK "http://www.geothermaldata.org/ngds/resources" </w:instrText>
        </w:r>
        <w:r>
          <w:fldChar w:fldCharType="separate"/>
        </w:r>
        <w:r w:rsidRPr="00D40363">
          <w:rPr>
            <w:rStyle w:val="Hyperlink"/>
          </w:rPr>
          <w:t>http://www.geothermaldata.org/ngds/resources</w:t>
        </w:r>
        <w:r>
          <w:rPr>
            <w:rStyle w:val="Hyperlink"/>
          </w:rPr>
          <w:fldChar w:fldCharType="end"/>
        </w:r>
        <w:r w:rsidRPr="00D40363">
          <w:t xml:space="preserve"> for more information on user access.</w:t>
        </w:r>
      </w:ins>
    </w:p>
    <w:p w14:paraId="61317105" w14:textId="77777777" w:rsidR="00F87FF9" w:rsidRPr="00A372F8" w:rsidRDefault="00F87FF9" w:rsidP="00F87FF9">
      <w:pPr>
        <w:rPr>
          <w:b/>
          <w:bCs/>
          <w:color w:val="4F81BD"/>
        </w:rPr>
      </w:pPr>
    </w:p>
    <w:p w14:paraId="40C9BF88" w14:textId="6B1E01EE" w:rsidR="00F87FF9" w:rsidRPr="00A372F8" w:rsidRDefault="00F87FF9" w:rsidP="00937F70">
      <w:pPr>
        <w:pStyle w:val="Heading3"/>
        <w:numPr>
          <w:ilvl w:val="0"/>
          <w:numId w:val="49"/>
        </w:numPr>
        <w:rPr>
          <w:rFonts w:ascii="Times New Roman" w:hAnsi="Times New Roman"/>
        </w:rPr>
        <w:pPrChange w:id="325" w:author="Christy Caudill" w:date="2014-05-01T06:50:00Z">
          <w:pPr>
            <w:pStyle w:val="Heading3"/>
          </w:pPr>
        </w:pPrChange>
      </w:pPr>
      <w:bookmarkStart w:id="326" w:name="_Toc386690443"/>
      <w:r w:rsidRPr="00D40363">
        <w:rPr>
          <w:rFonts w:ascii="Times New Roman" w:hAnsi="Times New Roman"/>
        </w:rPr>
        <w:t>Software</w:t>
      </w:r>
      <w:r w:rsidRPr="00A372F8">
        <w:rPr>
          <w:rFonts w:ascii="Times New Roman" w:hAnsi="Times New Roman"/>
        </w:rPr>
        <w:t xml:space="preserve"> Operating System Support</w:t>
      </w:r>
      <w:bookmarkEnd w:id="326"/>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937F70">
      <w:pPr>
        <w:pStyle w:val="Heading3"/>
        <w:numPr>
          <w:ilvl w:val="0"/>
          <w:numId w:val="50"/>
        </w:numPr>
        <w:rPr>
          <w:rFonts w:ascii="Times New Roman" w:hAnsi="Times New Roman"/>
        </w:rPr>
        <w:pPrChange w:id="327" w:author="Christy Caudill" w:date="2014-05-01T06:50:00Z">
          <w:pPr>
            <w:pStyle w:val="Heading3"/>
          </w:pPr>
        </w:pPrChange>
      </w:pPr>
      <w:bookmarkStart w:id="328" w:name="_Toc386690444"/>
      <w:r w:rsidRPr="00A372F8">
        <w:rPr>
          <w:rFonts w:ascii="Times New Roman" w:hAnsi="Times New Roman"/>
        </w:rPr>
        <w:t>Software Base Back-end Technologies</w:t>
      </w:r>
      <w:bookmarkEnd w:id="328"/>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937F70">
      <w:pPr>
        <w:pStyle w:val="Heading3"/>
        <w:numPr>
          <w:ilvl w:val="0"/>
          <w:numId w:val="51"/>
        </w:numPr>
        <w:rPr>
          <w:rFonts w:ascii="Times New Roman" w:hAnsi="Times New Roman"/>
        </w:rPr>
        <w:pPrChange w:id="329" w:author="Christy Caudill" w:date="2014-05-01T06:51:00Z">
          <w:pPr>
            <w:pStyle w:val="Heading3"/>
          </w:pPr>
        </w:pPrChange>
      </w:pPr>
      <w:bookmarkStart w:id="330" w:name="_Toc386690445"/>
      <w:r w:rsidRPr="00A372F8">
        <w:rPr>
          <w:rFonts w:ascii="Times New Roman" w:hAnsi="Times New Roman"/>
        </w:rPr>
        <w:t>Software Base Front-end Technologies</w:t>
      </w:r>
      <w:bookmarkEnd w:id="330"/>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21">
        <w:r w:rsidRPr="00D40363">
          <w:rPr>
            <w:rStyle w:val="Hyperlink"/>
          </w:rPr>
          <w:t>http://leafletjs.com/).</w:t>
        </w:r>
      </w:hyperlink>
      <w:r w:rsidRPr="00D40363">
        <w:t xml:space="preserve"> This widget is currently popular and has an active developer community. OpenLayers (</w:t>
      </w:r>
      <w:hyperlink r:id="rId22">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173A9D7E" w14:textId="13E6EAF8" w:rsidR="001B11DA" w:rsidRPr="00D40363" w:rsidRDefault="001B11DA" w:rsidP="001F5274">
      <w:pPr>
        <w:pStyle w:val="Heading1"/>
        <w:numPr>
          <w:ilvl w:val="0"/>
          <w:numId w:val="37"/>
        </w:numPr>
        <w:rPr>
          <w:rFonts w:ascii="Times New Roman" w:hAnsi="Times New Roman"/>
        </w:rPr>
        <w:pPrChange w:id="331" w:author="Christy Caudill" w:date="2014-05-01T06:42:00Z">
          <w:pPr>
            <w:pStyle w:val="Heading1"/>
          </w:pPr>
        </w:pPrChange>
      </w:pPr>
      <w:bookmarkStart w:id="332" w:name="_Toc386690446"/>
      <w:r w:rsidRPr="00D40363">
        <w:rPr>
          <w:rFonts w:ascii="Times New Roman" w:hAnsi="Times New Roman"/>
        </w:rPr>
        <w:t xml:space="preserve">NGDS </w:t>
      </w:r>
      <w:r w:rsidR="00E76B90" w:rsidRPr="00D40363">
        <w:rPr>
          <w:rFonts w:ascii="Times New Roman" w:hAnsi="Times New Roman"/>
        </w:rPr>
        <w:t>Data</w:t>
      </w:r>
      <w:r w:rsidRPr="00D40363">
        <w:rPr>
          <w:rFonts w:ascii="Times New Roman" w:hAnsi="Times New Roman"/>
        </w:rPr>
        <w:t xml:space="preserve"> Acceptance and Types</w:t>
      </w:r>
      <w:bookmarkEnd w:id="332"/>
    </w:p>
    <w:p w14:paraId="0300EC97" w14:textId="0FB9EC27" w:rsidR="00877A89" w:rsidRPr="00877A89" w:rsidRDefault="001B11DA" w:rsidP="00877A89">
      <w:r w:rsidRPr="00D40363">
        <w:t>To make any resources available to NGDS, metadata must be created for that resource, contai</w:t>
      </w:r>
      <w:r w:rsidRPr="00D40363">
        <w:t>n</w:t>
      </w:r>
      <w:r w:rsidRPr="00D40363">
        <w:t>ing files, URL</w:t>
      </w:r>
      <w:r w:rsidR="00877A89">
        <w:t>s, and other distributions. T</w:t>
      </w:r>
      <w:r w:rsidRPr="00D40363">
        <w:t>o be accepted in the syste</w:t>
      </w:r>
      <w:r w:rsidR="00877A89">
        <w:t xml:space="preserve">m, </w:t>
      </w:r>
      <w:r w:rsidRPr="00D40363">
        <w:t>a metadata record</w:t>
      </w:r>
      <w:r w:rsidR="00877A89">
        <w:t xml:space="preserve"> would be created for a resource and then loaded</w:t>
      </w:r>
      <w:r w:rsidRPr="00D40363">
        <w:t xml:space="preserve"> into a catalog server or web-accessible directory that is</w:t>
      </w:r>
      <w:r w:rsidR="00877A89">
        <w:t xml:space="preserve"> then</w:t>
      </w:r>
      <w:r w:rsidRPr="00D40363">
        <w:t xml:space="preserve"> harvest</w:t>
      </w:r>
      <w:r w:rsidR="00877A89">
        <w:t>ed by the NGDS. The metadata record must</w:t>
      </w:r>
      <w:r w:rsidRPr="00D40363">
        <w:t xml:space="preserve"> </w:t>
      </w:r>
      <w:r w:rsidR="00877A89">
        <w:t>provide the user not only the</w:t>
      </w:r>
      <w:r w:rsidRPr="00D40363">
        <w:t xml:space="preserve"> fact of the resource’s exist</w:t>
      </w:r>
      <w:r w:rsidR="00877A89">
        <w:t>ence, but to give the user adequete</w:t>
      </w:r>
      <w:r w:rsidRPr="00D40363">
        <w:t xml:space="preserve"> information to evaluate and ac</w:t>
      </w:r>
      <w:r w:rsidR="00877A89">
        <w:t>cess it</w:t>
      </w:r>
      <w:r w:rsidRPr="00D40363">
        <w:t>. R</w:t>
      </w:r>
      <w:r w:rsidRPr="00D40363">
        <w:t>e</w:t>
      </w:r>
      <w:r w:rsidRPr="00D40363">
        <w:t>quired metadata is outlined in ISO19115/19139 metadata standa</w:t>
      </w:r>
      <w:r w:rsidR="00877A89">
        <w:t>rds and in the following doc</w:t>
      </w:r>
      <w:r w:rsidR="00877A89">
        <w:t>u</w:t>
      </w:r>
      <w:r w:rsidR="00877A89">
        <w:t xml:space="preserve">ment: </w:t>
      </w:r>
      <w:r w:rsidR="00877A89" w:rsidRPr="00877A89">
        <w:t>https://github.com/usgin/usginspecs/blob/master/USGIN_ISO_MetadataV1.2_tag.pdf?raw=true</w:t>
      </w:r>
      <w:r w:rsidR="00877A89">
        <w:t>.</w:t>
      </w:r>
    </w:p>
    <w:p w14:paraId="3FDAEDCC" w14:textId="77777777" w:rsidR="00877A89" w:rsidRPr="00D40363" w:rsidRDefault="00877A89" w:rsidP="00877A89">
      <w:r w:rsidRPr="00D40363">
        <w:rPr>
          <w:i/>
        </w:rPr>
        <w:lastRenderedPageBreak/>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45F97AAF" w14:textId="558117D3" w:rsidR="00877A89" w:rsidRPr="00D40363" w:rsidRDefault="00877A89" w:rsidP="001B11DA">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B8A19F" w14:textId="77777777" w:rsidR="001B11DA" w:rsidRPr="00051CD0" w:rsidRDefault="001B11DA" w:rsidP="00051CD0">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495356DD" w14:textId="6296AB09" w:rsidR="00D43130" w:rsidRPr="00ED4E9B" w:rsidRDefault="00A372F8" w:rsidP="00937F70">
      <w:pPr>
        <w:pStyle w:val="Heading2"/>
        <w:numPr>
          <w:ilvl w:val="0"/>
          <w:numId w:val="51"/>
        </w:numPr>
        <w:rPr>
          <w:rFonts w:ascii="Times New Roman" w:hAnsi="Times New Roman" w:cs="Times New Roman"/>
          <w:sz w:val="32"/>
          <w:szCs w:val="32"/>
        </w:rPr>
        <w:pPrChange w:id="333" w:author="Christy Caudill" w:date="2014-05-01T06:51:00Z">
          <w:pPr>
            <w:pStyle w:val="Heading2"/>
          </w:pPr>
        </w:pPrChange>
      </w:pPr>
      <w:bookmarkStart w:id="334" w:name="_Toc386690447"/>
      <w:r w:rsidRPr="00ED4E9B">
        <w:rPr>
          <w:rFonts w:ascii="Times New Roman" w:hAnsi="Times New Roman" w:cs="Times New Roman"/>
          <w:sz w:val="32"/>
          <w:szCs w:val="32"/>
        </w:rPr>
        <w:t>T</w:t>
      </w:r>
      <w:r w:rsidR="008572ED" w:rsidRPr="00ED4E9B">
        <w:rPr>
          <w:rFonts w:ascii="Times New Roman" w:hAnsi="Times New Roman" w:cs="Times New Roman"/>
          <w:sz w:val="32"/>
          <w:szCs w:val="32"/>
        </w:rPr>
        <w:t>i</w:t>
      </w:r>
      <w:r w:rsidRPr="00ED4E9B">
        <w:rPr>
          <w:rFonts w:ascii="Times New Roman" w:hAnsi="Times New Roman" w:cs="Times New Roman"/>
          <w:sz w:val="32"/>
          <w:szCs w:val="32"/>
        </w:rPr>
        <w:t>e</w:t>
      </w:r>
      <w:r w:rsidR="008572ED" w:rsidRPr="00ED4E9B">
        <w:rPr>
          <w:rFonts w:ascii="Times New Roman" w:hAnsi="Times New Roman" w:cs="Times New Roman"/>
          <w:sz w:val="32"/>
          <w:szCs w:val="32"/>
        </w:rPr>
        <w:t xml:space="preserve">r 3 </w:t>
      </w:r>
      <w:r w:rsidR="00D43130" w:rsidRPr="00ED4E9B">
        <w:rPr>
          <w:rFonts w:ascii="Times New Roman" w:hAnsi="Times New Roman" w:cs="Times New Roman"/>
          <w:sz w:val="32"/>
          <w:szCs w:val="32"/>
        </w:rPr>
        <w:t>Interoperable Web Services</w:t>
      </w:r>
      <w:bookmarkEnd w:id="334"/>
    </w:p>
    <w:p w14:paraId="3ED566CA" w14:textId="37E12EBD" w:rsidR="00E76B90" w:rsidRPr="00D40363" w:rsidRDefault="00877E7D" w:rsidP="00984FE4">
      <w:r w:rsidRPr="00D40363">
        <w:t>The top tier (most desireable) data types in NGDS conform to specified schemas given in info</w:t>
      </w:r>
      <w:r w:rsidRPr="00D40363">
        <w:t>r</w:t>
      </w:r>
      <w:r w:rsidRPr="00D40363">
        <w:t>mation exchanges. These data are then made available as</w:t>
      </w:r>
      <w:r w:rsidR="00E76B90" w:rsidRPr="00D40363">
        <w:t xml:space="preserve"> Open Geospatial Consortium</w:t>
      </w:r>
      <w:r w:rsidRPr="00D40363">
        <w:t xml:space="preserve"> (OGC)</w:t>
      </w:r>
      <w:r w:rsidR="00E76B90" w:rsidRPr="00D40363">
        <w:t xml:space="preserve"> services, particularly Web Map Service (WMS) and Web Feature Service (WFS). </w:t>
      </w:r>
    </w:p>
    <w:p w14:paraId="5F3FE8BE" w14:textId="1C31F36B" w:rsidR="00D43130" w:rsidRPr="00D40363" w:rsidRDefault="00E76B90" w:rsidP="00D43130">
      <w:r w:rsidRPr="00D40363">
        <w:t>Data which</w:t>
      </w:r>
      <w:r w:rsidR="00877E7D" w:rsidRPr="00D40363">
        <w:t xml:space="preserve"> conform to</w:t>
      </w:r>
      <w:r w:rsidRPr="00D40363">
        <w:t xml:space="preserve"> NGDS interchange formats </w:t>
      </w:r>
      <w:r w:rsidR="00EE70A2" w:rsidRPr="00D40363">
        <w:t>are</w:t>
      </w:r>
      <w:r w:rsidRPr="00D40363">
        <w:t>made available in user-defined data files described by metadata in the system catalog and placed in web-accessible servers. Standardiz</w:t>
      </w:r>
      <w:r w:rsidRPr="00D40363">
        <w:t>a</w:t>
      </w:r>
      <w:r w:rsidRPr="00D40363">
        <w:t xml:space="preserve">tion of  interoperable data services and community interchange formats </w:t>
      </w:r>
      <w:r w:rsidR="00EE70A2" w:rsidRPr="00D40363">
        <w:t>have been developed  for NGDS as an ongoing, living process for the geoscience community. The infrastructure that su</w:t>
      </w:r>
      <w:r w:rsidR="00EE70A2" w:rsidRPr="00D40363">
        <w:t>p</w:t>
      </w:r>
      <w:r w:rsidR="00EE70A2" w:rsidRPr="00D40363">
        <w:t xml:space="preserve">ports the normative schema locations is at </w:t>
      </w:r>
      <w:hyperlink r:id="rId23" w:history="1">
        <w:r w:rsidR="00EE70A2" w:rsidRPr="00D40363">
          <w:rPr>
            <w:rStyle w:val="Hyperlink"/>
          </w:rPr>
          <w:t>https://github.com/usgin/modelmanager</w:t>
        </w:r>
      </w:hyperlink>
      <w:r w:rsidR="00EE70A2" w:rsidRPr="00D40363">
        <w:t xml:space="preserve"> which houses the code base that supports the Django NGDS schemas management site </w:t>
      </w:r>
      <w:hyperlink r:id="rId24" w:history="1">
        <w:r w:rsidR="00EE70A2" w:rsidRPr="00D40363">
          <w:rPr>
            <w:rStyle w:val="Hyperlink"/>
          </w:rPr>
          <w:t>http://schemas.usgin.org/models/</w:t>
        </w:r>
      </w:hyperlink>
      <w:r w:rsidR="00EE70A2" w:rsidRPr="00D40363">
        <w:t xml:space="preserve">. The information exchanges are developed and maintained at </w:t>
      </w:r>
      <w:hyperlink r:id="rId25" w:history="1">
        <w:r w:rsidR="00EE70A2" w:rsidRPr="00D40363">
          <w:rPr>
            <w:rStyle w:val="Hyperlink"/>
          </w:rPr>
          <w:t>https://github.com/usgin-models</w:t>
        </w:r>
      </w:hyperlink>
      <w:r w:rsidR="00EE70A2"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00EE70A2" w:rsidRPr="00D40363">
        <w:t>n</w:t>
      </w:r>
      <w:r w:rsidR="00EE70A2" w:rsidRPr="00D40363">
        <w:t xml:space="preserve">ing of new or existing information exchanges as needed. A detailed description of the workflow for defining a new information exchange can be found at </w:t>
      </w:r>
      <w:hyperlink r:id="rId26" w:history="1">
        <w:r w:rsidR="00EE70A2" w:rsidRPr="00D40363">
          <w:rPr>
            <w:rStyle w:val="Hyperlink"/>
          </w:rPr>
          <w:t>https://github.com/usgin/usginspecs/wiki/Define-New-Information-Exchange</w:t>
        </w:r>
      </w:hyperlink>
      <w:r w:rsidR="00EE70A2" w:rsidRPr="00D40363">
        <w:t>, with a detailed d</w:t>
      </w:r>
      <w:r w:rsidR="00EE70A2" w:rsidRPr="00D40363">
        <w:t>e</w:t>
      </w:r>
      <w:r w:rsidR="00EE70A2" w:rsidRPr="00D40363">
        <w:t xml:space="preserve">scription of NGDS standards for constructing them at </w:t>
      </w:r>
      <w:hyperlink r:id="rId27" w:history="1">
        <w:r w:rsidR="00D43130" w:rsidRPr="00D40363">
          <w:rPr>
            <w:rStyle w:val="Hyperlink"/>
          </w:rPr>
          <w:t>https://github.com/usgin/usginspecs/wiki/Content-Model-Guidelines</w:t>
        </w:r>
      </w:hyperlink>
      <w:r w:rsidR="00EE70A2" w:rsidRPr="00D40363">
        <w:t>.</w:t>
      </w:r>
      <w:r w:rsidR="00D43130" w:rsidRPr="00D40363">
        <w:t xml:space="preserve"> Some important requir</w:t>
      </w:r>
      <w:r w:rsidR="00D43130" w:rsidRPr="00D40363">
        <w:t>e</w:t>
      </w:r>
      <w:r w:rsidR="00D43130" w:rsidRPr="00D40363">
        <w:t>ments include:</w:t>
      </w:r>
    </w:p>
    <w:p w14:paraId="31D09B03" w14:textId="77777777" w:rsidR="00D43130" w:rsidRPr="00D40363" w:rsidRDefault="00D43130" w:rsidP="00D43130">
      <w:pPr>
        <w:numPr>
          <w:ilvl w:val="0"/>
          <w:numId w:val="5"/>
        </w:numPr>
        <w:autoSpaceDE w:val="0"/>
        <w:autoSpaceDN w:val="0"/>
        <w:adjustRightInd w:val="0"/>
        <w:spacing w:after="0"/>
      </w:pPr>
      <w:r w:rsidRPr="00D40363">
        <w:t xml:space="preserve">Ensure interoperability among data sets with members adopting common standards and protocols.  </w:t>
      </w:r>
    </w:p>
    <w:p w14:paraId="2AD7A1B3" w14:textId="77777777" w:rsidR="00D43130" w:rsidRPr="00D40363" w:rsidRDefault="00D43130" w:rsidP="00D43130">
      <w:pPr>
        <w:numPr>
          <w:ilvl w:val="0"/>
          <w:numId w:val="5"/>
        </w:numPr>
        <w:autoSpaceDE w:val="0"/>
        <w:autoSpaceDN w:val="0"/>
        <w:adjustRightInd w:val="0"/>
        <w:spacing w:after="0"/>
      </w:pPr>
      <w:r w:rsidRPr="00D40363">
        <w:t xml:space="preserve">The data schema must be vetted with stakeholders </w:t>
      </w:r>
    </w:p>
    <w:p w14:paraId="2D63212D" w14:textId="77777777" w:rsidR="00D43130" w:rsidRPr="00D40363" w:rsidRDefault="00D43130" w:rsidP="00D43130">
      <w:pPr>
        <w:numPr>
          <w:ilvl w:val="0"/>
          <w:numId w:val="5"/>
        </w:numPr>
        <w:autoSpaceDE w:val="0"/>
        <w:autoSpaceDN w:val="0"/>
        <w:adjustRightInd w:val="0"/>
        <w:spacing w:after="0"/>
      </w:pPr>
      <w:r w:rsidRPr="00D40363">
        <w:t>Data schema for interchange formats, and instance documents based on these schema must be versioned, such that expanded or modified versions can be introduced wit</w:t>
      </w:r>
      <w:r w:rsidRPr="00D40363">
        <w:t>h</w:t>
      </w:r>
      <w:r w:rsidRPr="00D40363">
        <w:t xml:space="preserve">out disrupting working systems. </w:t>
      </w:r>
    </w:p>
    <w:p w14:paraId="3ED56761" w14:textId="77777777" w:rsidR="00E76B90" w:rsidRPr="00D40363" w:rsidRDefault="00E76B90" w:rsidP="00984FE4"/>
    <w:p w14:paraId="3ED56763" w14:textId="44B61A0D" w:rsidR="00E76B90" w:rsidRPr="00ED4E9B" w:rsidRDefault="008572ED" w:rsidP="0067667E">
      <w:pPr>
        <w:pStyle w:val="Heading2"/>
        <w:numPr>
          <w:ilvl w:val="0"/>
          <w:numId w:val="39"/>
        </w:numPr>
        <w:rPr>
          <w:rFonts w:ascii="Times New Roman" w:hAnsi="Times New Roman" w:cs="Times New Roman"/>
          <w:sz w:val="32"/>
          <w:szCs w:val="32"/>
        </w:rPr>
        <w:pPrChange w:id="335" w:author="Christy Caudill" w:date="2014-05-01T06:44:00Z">
          <w:pPr>
            <w:pStyle w:val="Heading2"/>
          </w:pPr>
        </w:pPrChange>
      </w:pPr>
      <w:bookmarkStart w:id="336" w:name="_Toc386690448"/>
      <w:r w:rsidRPr="00ED4E9B">
        <w:rPr>
          <w:rFonts w:ascii="Times New Roman" w:hAnsi="Times New Roman" w:cs="Times New Roman"/>
          <w:sz w:val="32"/>
          <w:szCs w:val="32"/>
        </w:rPr>
        <w:lastRenderedPageBreak/>
        <w:t xml:space="preserve">Tier 2 </w:t>
      </w:r>
      <w:r w:rsidR="00E76B90" w:rsidRPr="00ED4E9B">
        <w:rPr>
          <w:rFonts w:ascii="Times New Roman" w:hAnsi="Times New Roman" w:cs="Times New Roman"/>
          <w:sz w:val="32"/>
          <w:szCs w:val="32"/>
        </w:rPr>
        <w:t>File based data</w:t>
      </w:r>
      <w:bookmarkEnd w:id="336"/>
    </w:p>
    <w:p w14:paraId="3ED56764" w14:textId="4BE99490" w:rsidR="00E76B90" w:rsidRPr="00D40363" w:rsidRDefault="008572ED" w:rsidP="00E165CF">
      <w:r w:rsidRPr="00D40363">
        <w:t>Tier 2 f</w:t>
      </w:r>
      <w:r w:rsidR="00E76B90" w:rsidRPr="00D40363">
        <w:t xml:space="preserve">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3ED56765" w14:textId="1F53B168" w:rsidR="00E76B90" w:rsidRPr="00ED4E9B" w:rsidRDefault="008572ED" w:rsidP="0067667E">
      <w:pPr>
        <w:pStyle w:val="Heading2"/>
        <w:numPr>
          <w:ilvl w:val="0"/>
          <w:numId w:val="40"/>
        </w:numPr>
        <w:rPr>
          <w:rFonts w:ascii="Times New Roman" w:hAnsi="Times New Roman" w:cs="Times New Roman"/>
          <w:sz w:val="32"/>
          <w:szCs w:val="32"/>
        </w:rPr>
        <w:pPrChange w:id="337" w:author="Christy Caudill" w:date="2014-05-01T06:45:00Z">
          <w:pPr>
            <w:pStyle w:val="Heading2"/>
          </w:pPr>
        </w:pPrChange>
      </w:pPr>
      <w:bookmarkStart w:id="338" w:name="_Toc386690449"/>
      <w:r w:rsidRPr="00ED4E9B">
        <w:rPr>
          <w:rFonts w:ascii="Times New Roman" w:hAnsi="Times New Roman" w:cs="Times New Roman"/>
          <w:sz w:val="32"/>
          <w:szCs w:val="32"/>
        </w:rPr>
        <w:t>Tier 1 Scanned data</w:t>
      </w:r>
      <w:bookmarkEnd w:id="338"/>
    </w:p>
    <w:p w14:paraId="3ED56766" w14:textId="1C38CA2B" w:rsidR="00E76B90" w:rsidRPr="00D40363" w:rsidRDefault="00E76B90" w:rsidP="003A10F6">
      <w:r w:rsidRPr="00D40363">
        <w:t>Reports, logs, maps and other documents pertinent to geothermal energy exploration, evaluation, development, and production that exist in hard copy but are not available online may be conver</w:t>
      </w:r>
      <w:r w:rsidRPr="00D40363">
        <w:t>t</w:t>
      </w:r>
      <w:r w:rsidRPr="00D40363">
        <w: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w:t>
      </w:r>
      <w:r w:rsidR="000B4C45" w:rsidRPr="00D40363">
        <w:t>For those resources that are not online, such as a core samples faciliy, are indicated in NGDS as ‘offline resources’. These resources are simply identified by location and other information in the metadata record.</w:t>
      </w:r>
    </w:p>
    <w:p w14:paraId="3ED5676B" w14:textId="58C91CC4" w:rsidR="00E76B90" w:rsidRPr="00D40363" w:rsidRDefault="00E76B90" w:rsidP="00E165CF"/>
    <w:p w14:paraId="3ED56777" w14:textId="77777777" w:rsidR="00E76B90" w:rsidRPr="00D40363" w:rsidRDefault="00E76B90" w:rsidP="001F5274">
      <w:pPr>
        <w:pStyle w:val="Heading1"/>
        <w:numPr>
          <w:ilvl w:val="0"/>
          <w:numId w:val="37"/>
        </w:numPr>
        <w:rPr>
          <w:rFonts w:ascii="Times New Roman" w:hAnsi="Times New Roman"/>
        </w:rPr>
        <w:pPrChange w:id="339" w:author="Christy Caudill" w:date="2014-05-01T06:42:00Z">
          <w:pPr>
            <w:pStyle w:val="Heading1"/>
          </w:pPr>
        </w:pPrChange>
      </w:pPr>
      <w:bookmarkStart w:id="340" w:name="_Toc386690450"/>
      <w:r w:rsidRPr="00D40363">
        <w:rPr>
          <w:rFonts w:ascii="Times New Roman" w:hAnsi="Times New Roman"/>
        </w:rPr>
        <w:t>Summary</w:t>
      </w:r>
      <w:bookmarkEnd w:id="340"/>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28" w:history="1">
        <w:r w:rsidR="00E76B90" w:rsidRPr="00D40363">
          <w:rPr>
            <w:rStyle w:val="Hyperlink"/>
          </w:rPr>
          <w:t>http://schemas.opengis.net/csw/2.0.2/rec-dcmes.xsd</w:t>
        </w:r>
      </w:hyperlink>
      <w:r w:rsidR="00E76B90" w:rsidRPr="00D40363">
        <w:t xml:space="preserve">, </w:t>
      </w:r>
      <w:hyperlink r:id="rId29"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w:t>
      </w:r>
      <w:r w:rsidR="00E76B90" w:rsidRPr="00D40363">
        <w:lastRenderedPageBreak/>
        <w:t xml:space="preserve">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1F5274">
      <w:pPr>
        <w:pStyle w:val="Heading1"/>
        <w:numPr>
          <w:ilvl w:val="0"/>
          <w:numId w:val="37"/>
        </w:numPr>
        <w:rPr>
          <w:rFonts w:ascii="Times New Roman" w:hAnsi="Times New Roman"/>
        </w:rPr>
        <w:pPrChange w:id="341" w:author="Christy Caudill" w:date="2014-05-01T06:42:00Z">
          <w:pPr>
            <w:pStyle w:val="Heading1"/>
          </w:pPr>
        </w:pPrChange>
      </w:pPr>
      <w:bookmarkStart w:id="342" w:name="_Toc386690451"/>
      <w:r w:rsidRPr="00D40363">
        <w:rPr>
          <w:rFonts w:ascii="Times New Roman" w:hAnsi="Times New Roman"/>
        </w:rPr>
        <w:t>Glossary</w:t>
      </w:r>
      <w:bookmarkEnd w:id="342"/>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lastRenderedPageBreak/>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0"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31"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32"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33"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43" w:name="_Toc386690452"/>
      <w:r w:rsidRPr="00D40363">
        <w:rPr>
          <w:rFonts w:ascii="Times New Roman" w:hAnsi="Times New Roman"/>
        </w:rPr>
        <w:t>References</w:t>
      </w:r>
      <w:bookmarkEnd w:id="343"/>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7777777" w:rsidR="00E76B90" w:rsidRPr="00D40363" w:rsidRDefault="002F7CE3" w:rsidP="00B81272">
      <w:r w:rsidRPr="00D40363">
        <w:t>Franklin, Michael, Halevy, Alon, and Maier, David, 2005, From databases to dataspaces: a new ab-straction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lastRenderedPageBreak/>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34"/>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FE7FA9" w14:textId="77777777" w:rsidR="00D21242" w:rsidRDefault="00D21242" w:rsidP="00E57E08">
      <w:pPr>
        <w:spacing w:after="0"/>
      </w:pPr>
      <w:r>
        <w:separator/>
      </w:r>
    </w:p>
  </w:endnote>
  <w:endnote w:type="continuationSeparator" w:id="0">
    <w:p w14:paraId="2A383B8D" w14:textId="77777777" w:rsidR="00D21242" w:rsidRDefault="00D21242" w:rsidP="00E57E08">
      <w:pPr>
        <w:spacing w:after="0"/>
      </w:pPr>
      <w:r>
        <w:continuationSeparator/>
      </w:r>
    </w:p>
  </w:endnote>
  <w:endnote w:type="continuationNotice" w:id="1">
    <w:p w14:paraId="2D569C67" w14:textId="77777777" w:rsidR="00D21242" w:rsidRDefault="00D212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1F5274" w:rsidRDefault="001F5274">
    <w:pPr>
      <w:pStyle w:val="Footer"/>
      <w:jc w:val="center"/>
    </w:pPr>
    <w:r>
      <w:fldChar w:fldCharType="begin"/>
    </w:r>
    <w:r>
      <w:instrText xml:space="preserve"> PAGE   \* MERGEFORMAT </w:instrText>
    </w:r>
    <w:r>
      <w:fldChar w:fldCharType="separate"/>
    </w:r>
    <w:r w:rsidR="00CD7F0E">
      <w:rPr>
        <w:noProof/>
      </w:rPr>
      <w:t>8</w:t>
    </w:r>
    <w:r>
      <w:rPr>
        <w:noProof/>
      </w:rPr>
      <w:fldChar w:fldCharType="end"/>
    </w:r>
  </w:p>
  <w:p w14:paraId="3ED567BA" w14:textId="77777777" w:rsidR="001F5274" w:rsidRDefault="001F5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1B290B" w14:textId="77777777" w:rsidR="00D21242" w:rsidRDefault="00D21242" w:rsidP="00E57E08">
      <w:pPr>
        <w:spacing w:after="0"/>
      </w:pPr>
      <w:r>
        <w:separator/>
      </w:r>
    </w:p>
  </w:footnote>
  <w:footnote w:type="continuationSeparator" w:id="0">
    <w:p w14:paraId="21684B04" w14:textId="77777777" w:rsidR="00D21242" w:rsidRDefault="00D21242" w:rsidP="00E57E08">
      <w:pPr>
        <w:spacing w:after="0"/>
      </w:pPr>
      <w:r>
        <w:continuationSeparator/>
      </w:r>
    </w:p>
  </w:footnote>
  <w:footnote w:type="continuationNotice" w:id="1">
    <w:p w14:paraId="1C7442C0" w14:textId="77777777" w:rsidR="00D21242" w:rsidRDefault="00D21242">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361131"/>
    <w:multiLevelType w:val="hybridMultilevel"/>
    <w:tmpl w:val="206AD384"/>
    <w:lvl w:ilvl="0" w:tplc="34B0AFEC">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8F45222"/>
    <w:multiLevelType w:val="hybridMultilevel"/>
    <w:tmpl w:val="94F2B014"/>
    <w:lvl w:ilvl="0" w:tplc="89C60558">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3">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4">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5D5B7F"/>
    <w:multiLevelType w:val="hybridMultilevel"/>
    <w:tmpl w:val="ACCEE52E"/>
    <w:lvl w:ilvl="0" w:tplc="E752E11C">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296287"/>
    <w:multiLevelType w:val="hybridMultilevel"/>
    <w:tmpl w:val="5FFCA380"/>
    <w:lvl w:ilvl="0" w:tplc="EF4864DA">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5A32BD"/>
    <w:multiLevelType w:val="hybridMultilevel"/>
    <w:tmpl w:val="02D06460"/>
    <w:lvl w:ilvl="0" w:tplc="E76497C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D9501B"/>
    <w:multiLevelType w:val="hybridMultilevel"/>
    <w:tmpl w:val="5C64F908"/>
    <w:lvl w:ilvl="0" w:tplc="18749598">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7">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46"/>
  </w:num>
  <w:num w:numId="6">
    <w:abstractNumId w:val="22"/>
  </w:num>
  <w:num w:numId="7">
    <w:abstractNumId w:val="44"/>
  </w:num>
  <w:num w:numId="8">
    <w:abstractNumId w:val="21"/>
  </w:num>
  <w:num w:numId="9">
    <w:abstractNumId w:val="13"/>
  </w:num>
  <w:num w:numId="10">
    <w:abstractNumId w:val="3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48"/>
  </w:num>
  <w:num w:numId="22">
    <w:abstractNumId w:val="32"/>
  </w:num>
  <w:num w:numId="23">
    <w:abstractNumId w:val="31"/>
  </w:num>
  <w:num w:numId="24">
    <w:abstractNumId w:val="36"/>
  </w:num>
  <w:num w:numId="25">
    <w:abstractNumId w:val="26"/>
  </w:num>
  <w:num w:numId="26">
    <w:abstractNumId w:val="27"/>
  </w:num>
  <w:num w:numId="27">
    <w:abstractNumId w:val="23"/>
  </w:num>
  <w:num w:numId="28">
    <w:abstractNumId w:val="16"/>
  </w:num>
  <w:num w:numId="29">
    <w:abstractNumId w:val="24"/>
  </w:num>
  <w:num w:numId="30">
    <w:abstractNumId w:val="30"/>
  </w:num>
  <w:num w:numId="31">
    <w:abstractNumId w:val="41"/>
  </w:num>
  <w:num w:numId="32">
    <w:abstractNumId w:val="29"/>
  </w:num>
  <w:num w:numId="33">
    <w:abstractNumId w:val="19"/>
  </w:num>
  <w:num w:numId="34">
    <w:abstractNumId w:val="45"/>
  </w:num>
  <w:num w:numId="35">
    <w:abstractNumId w:val="33"/>
  </w:num>
  <w:num w:numId="36">
    <w:abstractNumId w:val="20"/>
  </w:num>
  <w:num w:numId="37">
    <w:abstractNumId w:val="38"/>
  </w:num>
  <w:num w:numId="38">
    <w:abstractNumId w:val="50"/>
  </w:num>
  <w:num w:numId="39">
    <w:abstractNumId w:val="15"/>
  </w:num>
  <w:num w:numId="40">
    <w:abstractNumId w:val="35"/>
  </w:num>
  <w:num w:numId="41">
    <w:abstractNumId w:val="37"/>
  </w:num>
  <w:num w:numId="42">
    <w:abstractNumId w:val="40"/>
  </w:num>
  <w:num w:numId="43">
    <w:abstractNumId w:val="25"/>
  </w:num>
  <w:num w:numId="44">
    <w:abstractNumId w:val="28"/>
  </w:num>
  <w:num w:numId="45">
    <w:abstractNumId w:val="18"/>
  </w:num>
  <w:num w:numId="46">
    <w:abstractNumId w:val="43"/>
  </w:num>
  <w:num w:numId="47">
    <w:abstractNumId w:val="47"/>
  </w:num>
  <w:num w:numId="48">
    <w:abstractNumId w:val="39"/>
  </w:num>
  <w:num w:numId="49">
    <w:abstractNumId w:val="42"/>
  </w:num>
  <w:num w:numId="50">
    <w:abstractNumId w:val="49"/>
  </w:num>
  <w:num w:numId="51">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51CD0"/>
    <w:rsid w:val="0006079A"/>
    <w:rsid w:val="000619FC"/>
    <w:rsid w:val="00064AF9"/>
    <w:rsid w:val="0008676D"/>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24CC6"/>
    <w:rsid w:val="00225716"/>
    <w:rsid w:val="002754C4"/>
    <w:rsid w:val="00283C48"/>
    <w:rsid w:val="00293015"/>
    <w:rsid w:val="002A221B"/>
    <w:rsid w:val="002A565D"/>
    <w:rsid w:val="002A7543"/>
    <w:rsid w:val="002C21C5"/>
    <w:rsid w:val="002F7CE3"/>
    <w:rsid w:val="0030228A"/>
    <w:rsid w:val="003170EC"/>
    <w:rsid w:val="00324CE7"/>
    <w:rsid w:val="003317DC"/>
    <w:rsid w:val="00354897"/>
    <w:rsid w:val="00383965"/>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F1C"/>
    <w:rsid w:val="006450AD"/>
    <w:rsid w:val="0067667E"/>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D0B63"/>
    <w:rsid w:val="007D4721"/>
    <w:rsid w:val="007D6A62"/>
    <w:rsid w:val="007E001B"/>
    <w:rsid w:val="007E58C4"/>
    <w:rsid w:val="00802FE5"/>
    <w:rsid w:val="008031F1"/>
    <w:rsid w:val="0082076D"/>
    <w:rsid w:val="00836806"/>
    <w:rsid w:val="0085088D"/>
    <w:rsid w:val="008565D8"/>
    <w:rsid w:val="008572ED"/>
    <w:rsid w:val="0086487C"/>
    <w:rsid w:val="00876176"/>
    <w:rsid w:val="00877A89"/>
    <w:rsid w:val="00877E7D"/>
    <w:rsid w:val="00883DA5"/>
    <w:rsid w:val="00886FA2"/>
    <w:rsid w:val="0089677A"/>
    <w:rsid w:val="008C3F3D"/>
    <w:rsid w:val="008E3F2F"/>
    <w:rsid w:val="00903AC6"/>
    <w:rsid w:val="00906AC5"/>
    <w:rsid w:val="00910897"/>
    <w:rsid w:val="00914748"/>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372F8"/>
    <w:rsid w:val="00A41445"/>
    <w:rsid w:val="00A42A79"/>
    <w:rsid w:val="00A42E90"/>
    <w:rsid w:val="00A46AF5"/>
    <w:rsid w:val="00A64862"/>
    <w:rsid w:val="00AB5849"/>
    <w:rsid w:val="00AB64CE"/>
    <w:rsid w:val="00AC72C2"/>
    <w:rsid w:val="00AD0A1A"/>
    <w:rsid w:val="00AD2577"/>
    <w:rsid w:val="00AF6F3A"/>
    <w:rsid w:val="00AF7212"/>
    <w:rsid w:val="00B1010E"/>
    <w:rsid w:val="00B158CF"/>
    <w:rsid w:val="00B172F3"/>
    <w:rsid w:val="00B236D6"/>
    <w:rsid w:val="00B265A6"/>
    <w:rsid w:val="00B52047"/>
    <w:rsid w:val="00B632D0"/>
    <w:rsid w:val="00B64E76"/>
    <w:rsid w:val="00B66C64"/>
    <w:rsid w:val="00B81272"/>
    <w:rsid w:val="00B86F06"/>
    <w:rsid w:val="00B97B5C"/>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C3020"/>
    <w:rsid w:val="00CC4884"/>
    <w:rsid w:val="00CC56EE"/>
    <w:rsid w:val="00CD7F0E"/>
    <w:rsid w:val="00CF7DC6"/>
    <w:rsid w:val="00D04216"/>
    <w:rsid w:val="00D11329"/>
    <w:rsid w:val="00D12518"/>
    <w:rsid w:val="00D17AA5"/>
    <w:rsid w:val="00D21242"/>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lab.usgin.org/groups/drupal-development/creating-document-repository-drupal" TargetMode="External"/><Relationship Id="rId26" Type="http://schemas.openxmlformats.org/officeDocument/2006/relationships/hyperlink" Target="https://github.com/usgin/usginspecs/wiki/Define-New-Information-Exchange" TargetMode="External"/><Relationship Id="rId3" Type="http://schemas.openxmlformats.org/officeDocument/2006/relationships/customXml" Target="../customXml/item3.xml"/><Relationship Id="rId21" Type="http://schemas.openxmlformats.org/officeDocument/2006/relationships/hyperlink" Target="http://leafletjs.com/)" TargetMode="External"/><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repository.stategeothermal.org/" TargetMode="External"/><Relationship Id="rId25" Type="http://schemas.openxmlformats.org/officeDocument/2006/relationships/hyperlink" Target="https://github.com/usgin-models" TargetMode="External"/><Relationship Id="rId33" Type="http://schemas.openxmlformats.org/officeDocument/2006/relationships/hyperlink" Target="http://en.wikipedia.org/wiki/Specification"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www.geothermaldata.org" TargetMode="External"/><Relationship Id="rId29" Type="http://schemas.openxmlformats.org/officeDocument/2006/relationships/hyperlink" Target="http://schemas.opengis.net/csw/2.0.2/rec-dcterms.xs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schemas.usgin.org/models/" TargetMode="External"/><Relationship Id="rId32" Type="http://schemas.openxmlformats.org/officeDocument/2006/relationships/hyperlink" Target="http://www.w3.org/TR/REC-rdf-syntax" TargetMode="Externa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s://github.com/usgin/modelmanager" TargetMode="External"/><Relationship Id="rId28" Type="http://schemas.openxmlformats.org/officeDocument/2006/relationships/hyperlink" Target="http://schemas.opengis.net/csw/2.0.2/rec-dcmes.xsd" TargetMode="External"/><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2.emf"/><Relationship Id="rId31" Type="http://schemas.openxmlformats.org/officeDocument/2006/relationships/hyperlink" Target="http://en.wikipedia.org/wiki/Network_protoco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openlayers.org/)" TargetMode="External"/><Relationship Id="rId27" Type="http://schemas.openxmlformats.org/officeDocument/2006/relationships/hyperlink" Target="https://github.com/usgin/usginspecs/wiki/Content-Model-Guidelines" TargetMode="External"/><Relationship Id="rId30" Type="http://schemas.openxmlformats.org/officeDocument/2006/relationships/hyperlink" Target="http://www.opengeospatial.org/standards/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E87812DC-5E7F-408A-A9C1-0A4FBBD39C9B}">
  <ds:schemaRefs>
    <ds:schemaRef ds:uri="http://schemas.openxmlformats.org/officeDocument/2006/bibliography"/>
  </ds:schemaRefs>
</ds:datastoreItem>
</file>

<file path=customXml/itemProps5.xml><?xml version="1.0" encoding="utf-8"?>
<ds:datastoreItem xmlns:ds="http://schemas.openxmlformats.org/officeDocument/2006/customXml" ds:itemID="{059A179C-8976-4622-82B6-1E685B333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21</Pages>
  <Words>8430</Words>
  <Characters>48055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56373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22</cp:revision>
  <cp:lastPrinted>2010-08-13T06:05:00Z</cp:lastPrinted>
  <dcterms:created xsi:type="dcterms:W3CDTF">2014-04-30T03:58:00Z</dcterms:created>
  <dcterms:modified xsi:type="dcterms:W3CDTF">2014-05-01T13:58:00Z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